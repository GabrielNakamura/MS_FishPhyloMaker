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0E5E0" w14:textId="58D20CE8" w:rsidR="00E443FE" w:rsidRPr="00BC4063" w:rsidRDefault="00E443FE" w:rsidP="00B80C8B">
      <w:pPr>
        <w:rPr>
          <w:rFonts w:cs="Times New Roman"/>
        </w:rPr>
      </w:pPr>
      <w:proofErr w:type="spellStart"/>
      <w:r w:rsidRPr="00BC4063">
        <w:rPr>
          <w:rFonts w:cs="Times New Roman"/>
        </w:rPr>
        <w:t>FishPhyloMaker</w:t>
      </w:r>
      <w:proofErr w:type="spellEnd"/>
      <w:r w:rsidRPr="00BC4063">
        <w:rPr>
          <w:rFonts w:cs="Times New Roman"/>
        </w:rPr>
        <w:t xml:space="preserve">: </w:t>
      </w:r>
      <w:r w:rsidR="004F77AD" w:rsidRPr="00BC4063">
        <w:rPr>
          <w:rFonts w:cs="Times New Roman"/>
        </w:rPr>
        <w:t>A</w:t>
      </w:r>
      <w:r w:rsidR="00E056C2">
        <w:rPr>
          <w:rFonts w:cs="Times New Roman"/>
        </w:rPr>
        <w:t>n</w:t>
      </w:r>
      <w:r w:rsidRPr="00BC4063">
        <w:rPr>
          <w:rFonts w:cs="Times New Roman"/>
        </w:rPr>
        <w:t xml:space="preserve"> R package to </w:t>
      </w:r>
      <w:r w:rsidR="00381D30">
        <w:rPr>
          <w:rFonts w:cs="Times New Roman"/>
        </w:rPr>
        <w:t>generate</w:t>
      </w:r>
      <w:r w:rsidRPr="00BC4063">
        <w:rPr>
          <w:rFonts w:cs="Times New Roman"/>
        </w:rPr>
        <w:t xml:space="preserve"> phylogenies for </w:t>
      </w:r>
      <w:r w:rsidR="00930324">
        <w:rPr>
          <w:rFonts w:cs="Times New Roman"/>
        </w:rPr>
        <w:t>ray-</w:t>
      </w:r>
      <w:r w:rsidR="004D7CF0">
        <w:rPr>
          <w:rFonts w:cs="Times New Roman"/>
        </w:rPr>
        <w:t xml:space="preserve">finned </w:t>
      </w:r>
      <w:r w:rsidRPr="00BC4063">
        <w:rPr>
          <w:rFonts w:cs="Times New Roman"/>
        </w:rPr>
        <w:t>fish</w:t>
      </w:r>
      <w:r w:rsidR="00EE23D5">
        <w:rPr>
          <w:rFonts w:cs="Times New Roman"/>
        </w:rPr>
        <w:t>es</w:t>
      </w:r>
    </w:p>
    <w:p w14:paraId="0D35BAAD" w14:textId="626D36FA" w:rsidR="00E443FE" w:rsidRPr="00B13047" w:rsidRDefault="00E443FE" w:rsidP="00B80C8B">
      <w:pPr>
        <w:rPr>
          <w:rFonts w:cs="Times New Roman"/>
          <w:lang w:val="pt-BR"/>
        </w:rPr>
      </w:pPr>
      <w:proofErr w:type="spellStart"/>
      <w:r w:rsidRPr="00B13047">
        <w:rPr>
          <w:rFonts w:cs="Times New Roman"/>
          <w:lang w:val="pt-BR"/>
        </w:rPr>
        <w:t>Authors</w:t>
      </w:r>
      <w:proofErr w:type="spellEnd"/>
      <w:r w:rsidRPr="00B13047">
        <w:rPr>
          <w:rFonts w:cs="Times New Roman"/>
          <w:lang w:val="pt-BR"/>
        </w:rPr>
        <w:t>: Gabriel Nakamura</w:t>
      </w:r>
      <w:r w:rsidR="000C1D0E" w:rsidRPr="00B13047">
        <w:rPr>
          <w:rFonts w:cs="Times New Roman"/>
          <w:vertAlign w:val="superscript"/>
          <w:lang w:val="pt-BR"/>
        </w:rPr>
        <w:t>1</w:t>
      </w:r>
      <w:r w:rsidR="00ED2AEB" w:rsidRPr="00B13047">
        <w:rPr>
          <w:rFonts w:cs="Times New Roman"/>
          <w:vertAlign w:val="superscript"/>
          <w:lang w:val="pt-BR"/>
        </w:rPr>
        <w:t xml:space="preserve">, </w:t>
      </w:r>
      <w:r w:rsidR="000C1D0E" w:rsidRPr="00B13047">
        <w:rPr>
          <w:rFonts w:cs="Times New Roman"/>
          <w:vertAlign w:val="superscript"/>
          <w:lang w:val="pt-BR"/>
        </w:rPr>
        <w:t>2</w:t>
      </w:r>
      <w:r w:rsidR="00ED2AEB" w:rsidRPr="00B13047">
        <w:rPr>
          <w:rFonts w:cs="Times New Roman"/>
          <w:vertAlign w:val="superscript"/>
          <w:lang w:val="pt-BR"/>
        </w:rPr>
        <w:t xml:space="preserve">, </w:t>
      </w:r>
      <w:r w:rsidR="000C1D0E" w:rsidRPr="00B13047">
        <w:rPr>
          <w:rFonts w:cs="Times New Roman"/>
          <w:vertAlign w:val="superscript"/>
          <w:lang w:val="pt-BR"/>
        </w:rPr>
        <w:t>*</w:t>
      </w:r>
      <w:r w:rsidRPr="00B13047">
        <w:rPr>
          <w:rFonts w:cs="Times New Roman"/>
          <w:lang w:val="pt-BR"/>
        </w:rPr>
        <w:t>, Aline Richter</w:t>
      </w:r>
      <w:r w:rsidR="000C1D0E" w:rsidRPr="00B13047">
        <w:rPr>
          <w:rFonts w:cs="Times New Roman"/>
          <w:vertAlign w:val="superscript"/>
          <w:lang w:val="pt-BR"/>
        </w:rPr>
        <w:t>1</w:t>
      </w:r>
      <w:r w:rsidRPr="00B13047">
        <w:rPr>
          <w:rFonts w:cs="Times New Roman"/>
          <w:lang w:val="pt-BR"/>
        </w:rPr>
        <w:t>, Bruno E. Soares</w:t>
      </w:r>
      <w:r w:rsidR="008004C3" w:rsidRPr="00B13047">
        <w:rPr>
          <w:rFonts w:cs="Times New Roman"/>
          <w:vertAlign w:val="superscript"/>
          <w:lang w:val="pt-BR"/>
        </w:rPr>
        <w:t>3</w:t>
      </w:r>
    </w:p>
    <w:p w14:paraId="54190918" w14:textId="7676A892" w:rsidR="00E443FE" w:rsidRPr="00B13047" w:rsidRDefault="000C1D0E" w:rsidP="000C1D0E">
      <w:pPr>
        <w:rPr>
          <w:rFonts w:cs="Times New Roman"/>
          <w:lang w:val="pt-BR"/>
        </w:rPr>
      </w:pPr>
      <w:r w:rsidRPr="00B13047">
        <w:rPr>
          <w:rFonts w:cs="Times New Roman"/>
          <w:lang w:val="pt-BR"/>
        </w:rPr>
        <w:t>1 – Universidade Federal do Rio Grande do Sul, Departamento de Ecologia</w:t>
      </w:r>
      <w:r w:rsidR="00F95F90" w:rsidRPr="00B13047">
        <w:rPr>
          <w:rFonts w:cs="Times New Roman"/>
          <w:lang w:val="pt-BR"/>
        </w:rPr>
        <w:t xml:space="preserve">, Bento Gonçalves </w:t>
      </w:r>
      <w:proofErr w:type="spellStart"/>
      <w:r w:rsidR="00F95F90" w:rsidRPr="00B13047">
        <w:rPr>
          <w:rFonts w:cs="Times New Roman"/>
          <w:lang w:val="pt-BR"/>
        </w:rPr>
        <w:t>Avenue</w:t>
      </w:r>
      <w:proofErr w:type="spellEnd"/>
      <w:r w:rsidR="00F95F90" w:rsidRPr="00B13047">
        <w:rPr>
          <w:rFonts w:cs="Times New Roman"/>
          <w:lang w:val="pt-BR"/>
        </w:rPr>
        <w:t>, 9500</w:t>
      </w:r>
      <w:r w:rsidR="00C30BC8">
        <w:rPr>
          <w:rFonts w:cs="Times New Roman"/>
          <w:lang w:val="pt-BR"/>
        </w:rPr>
        <w:t>.</w:t>
      </w:r>
    </w:p>
    <w:p w14:paraId="1C3210AA" w14:textId="457365EA" w:rsidR="00E443FE" w:rsidRDefault="00ED2AEB" w:rsidP="00B80C8B">
      <w:pPr>
        <w:rPr>
          <w:rFonts w:cs="Times New Roman"/>
        </w:rPr>
      </w:pPr>
      <w:r>
        <w:rPr>
          <w:rFonts w:cs="Times New Roman"/>
        </w:rPr>
        <w:t>2 – INCT Ecology, Evolution</w:t>
      </w:r>
      <w:r w:rsidR="00930324">
        <w:rPr>
          <w:rFonts w:cs="Times New Roman"/>
        </w:rPr>
        <w:t>,</w:t>
      </w:r>
      <w:r>
        <w:rPr>
          <w:rFonts w:cs="Times New Roman"/>
        </w:rPr>
        <w:t xml:space="preserve"> and Biodiversity Conservation</w:t>
      </w:r>
    </w:p>
    <w:p w14:paraId="1FC55E65" w14:textId="5A11CF09" w:rsidR="008004C3" w:rsidRPr="00B13047" w:rsidRDefault="008004C3" w:rsidP="00B80C8B">
      <w:pPr>
        <w:rPr>
          <w:rFonts w:cs="Times New Roman"/>
          <w:lang w:val="pt-BR"/>
        </w:rPr>
      </w:pPr>
      <w:r w:rsidRPr="00B13047">
        <w:rPr>
          <w:rFonts w:cs="Times New Roman"/>
          <w:lang w:val="pt-BR"/>
        </w:rPr>
        <w:t>3 – Universidade Federal do Rio de Janeiro</w:t>
      </w:r>
      <w:r w:rsidR="00ED2F98">
        <w:rPr>
          <w:rFonts w:cs="Times New Roman"/>
          <w:lang w:val="pt-BR"/>
        </w:rPr>
        <w:t>, Programa de Pós-Graduação em Ecologia</w:t>
      </w:r>
    </w:p>
    <w:p w14:paraId="5E17DA22" w14:textId="38F101D8" w:rsidR="008004C3" w:rsidRPr="00BC4063" w:rsidRDefault="008004C3" w:rsidP="00B80C8B">
      <w:pPr>
        <w:rPr>
          <w:rFonts w:cs="Times New Roman"/>
        </w:rPr>
      </w:pPr>
      <w:r>
        <w:rPr>
          <w:rFonts w:cs="Times New Roman"/>
        </w:rPr>
        <w:t>*</w:t>
      </w:r>
      <w:proofErr w:type="gramStart"/>
      <w:r>
        <w:rPr>
          <w:rFonts w:cs="Times New Roman"/>
        </w:rPr>
        <w:t>correspondence</w:t>
      </w:r>
      <w:proofErr w:type="gramEnd"/>
      <w:r>
        <w:rPr>
          <w:rFonts w:cs="Times New Roman"/>
        </w:rPr>
        <w:t xml:space="preserve"> author: gabriel.nakamura.souza@gmail.com</w:t>
      </w:r>
    </w:p>
    <w:p w14:paraId="2FDFA902" w14:textId="2F91EC6F" w:rsidR="00E443FE" w:rsidRDefault="00E443FE" w:rsidP="00B80C8B">
      <w:pPr>
        <w:rPr>
          <w:rFonts w:cs="Times New Roman"/>
        </w:rPr>
      </w:pPr>
      <w:r w:rsidRPr="00BC4063">
        <w:rPr>
          <w:rFonts w:cs="Times New Roman"/>
        </w:rPr>
        <w:br w:type="page"/>
      </w:r>
    </w:p>
    <w:p w14:paraId="141C89C6" w14:textId="3964EE64" w:rsidR="004B298D" w:rsidRDefault="004B298D" w:rsidP="000454F7">
      <w:pPr>
        <w:pStyle w:val="Ttulo1"/>
      </w:pPr>
      <w:r>
        <w:lastRenderedPageBreak/>
        <w:t>Highlights</w:t>
      </w:r>
    </w:p>
    <w:p w14:paraId="3D30D2BB" w14:textId="4AAFF467" w:rsidR="00B73F42" w:rsidRDefault="002F155D" w:rsidP="004B298D">
      <w:pPr>
        <w:pStyle w:val="PargrafodaLista"/>
        <w:numPr>
          <w:ilvl w:val="0"/>
          <w:numId w:val="2"/>
        </w:numPr>
      </w:pPr>
      <w:r>
        <w:t>We provide</w:t>
      </w:r>
      <w:r w:rsidR="00C62F7E">
        <w:t xml:space="preserve"> the first</w:t>
      </w:r>
      <w:r>
        <w:t xml:space="preserve"> a</w:t>
      </w:r>
      <w:r w:rsidR="004B298D">
        <w:t xml:space="preserve">utomated </w:t>
      </w:r>
      <w:r>
        <w:t>procedure</w:t>
      </w:r>
      <w:r w:rsidR="00795303">
        <w:t xml:space="preserve"> </w:t>
      </w:r>
      <w:r>
        <w:t>to</w:t>
      </w:r>
      <w:r w:rsidR="00742D0F">
        <w:t xml:space="preserve"> </w:t>
      </w:r>
      <w:r w:rsidR="005D6D6A">
        <w:t>check species names</w:t>
      </w:r>
      <w:r w:rsidR="00AD7AEF">
        <w:t xml:space="preserve">, </w:t>
      </w:r>
      <w:r w:rsidR="00742D0F">
        <w:t>construct phylogenetic trees</w:t>
      </w:r>
      <w:r w:rsidR="00AD7AEF">
        <w:t xml:space="preserve"> and calculate Darwinian shortfalls</w:t>
      </w:r>
      <w:r w:rsidR="00742D0F">
        <w:t xml:space="preserve"> </w:t>
      </w:r>
      <w:r w:rsidR="005D6D6A">
        <w:t xml:space="preserve">for </w:t>
      </w:r>
      <w:r w:rsidR="00B73F42">
        <w:t>ray-finned fishes (</w:t>
      </w:r>
      <w:r w:rsidR="00B73F42" w:rsidRPr="00B73F42">
        <w:t>Actinopterygii</w:t>
      </w:r>
      <w:r w:rsidR="00B73F42">
        <w:t>)</w:t>
      </w:r>
      <w:r w:rsidR="00101950">
        <w:t xml:space="preserve"> by the</w:t>
      </w:r>
      <w:r w:rsidR="0092599F">
        <w:t xml:space="preserve"> R package </w:t>
      </w:r>
      <w:proofErr w:type="spellStart"/>
      <w:r w:rsidR="0092599F">
        <w:t>FishPhyloMaker</w:t>
      </w:r>
      <w:proofErr w:type="spellEnd"/>
      <w:r w:rsidR="0092599F">
        <w:t>.</w:t>
      </w:r>
    </w:p>
    <w:p w14:paraId="480DF949" w14:textId="3ACF7B6F" w:rsidR="005161F1" w:rsidRDefault="005D6D6A" w:rsidP="004B298D">
      <w:pPr>
        <w:pStyle w:val="PargrafodaLista"/>
        <w:numPr>
          <w:ilvl w:val="0"/>
          <w:numId w:val="2"/>
        </w:numPr>
      </w:pPr>
      <w:r>
        <w:t xml:space="preserve">This </w:t>
      </w:r>
      <w:r w:rsidR="00757DB4">
        <w:t>package</w:t>
      </w:r>
      <w:r>
        <w:t xml:space="preserve"> </w:t>
      </w:r>
      <w:r w:rsidR="00717C6F">
        <w:t>provides</w:t>
      </w:r>
      <w:r w:rsidR="00752BDF">
        <w:t xml:space="preserve"> functions to assemble phylogenies </w:t>
      </w:r>
      <w:r w:rsidR="00066E03">
        <w:t>through</w:t>
      </w:r>
      <w:r w:rsidR="005161F1">
        <w:t xml:space="preserve"> a fast and reproducible method, </w:t>
      </w:r>
      <w:r w:rsidR="004632F8">
        <w:t>allow</w:t>
      </w:r>
      <w:r w:rsidR="005161F1">
        <w:t>ing</w:t>
      </w:r>
      <w:r w:rsidR="004632F8">
        <w:t xml:space="preserve"> its use</w:t>
      </w:r>
      <w:r w:rsidR="002826D5">
        <w:t xml:space="preserve"> and replicability</w:t>
      </w:r>
      <w:r w:rsidR="004632F8">
        <w:t xml:space="preserve"> by specialists and non-specialists</w:t>
      </w:r>
      <w:r w:rsidR="004C5300">
        <w:t xml:space="preserve"> in </w:t>
      </w:r>
      <w:r w:rsidR="00B67A63">
        <w:t>fish systematics</w:t>
      </w:r>
      <w:r w:rsidR="004632F8">
        <w:t>.</w:t>
      </w:r>
    </w:p>
    <w:p w14:paraId="038C20CC" w14:textId="3386203D" w:rsidR="00B73F42" w:rsidRDefault="005161F1" w:rsidP="005161F1">
      <w:pPr>
        <w:pStyle w:val="PargrafodaLista"/>
        <w:numPr>
          <w:ilvl w:val="0"/>
          <w:numId w:val="2"/>
        </w:numPr>
      </w:pPr>
      <w:r>
        <w:t>Th</w:t>
      </w:r>
      <w:r w:rsidR="00795303">
        <w:t xml:space="preserve">e </w:t>
      </w:r>
      <w:r w:rsidR="00066E03">
        <w:t xml:space="preserve">package </w:t>
      </w:r>
      <w:r w:rsidR="002826D5">
        <w:t>also provide</w:t>
      </w:r>
      <w:r w:rsidR="00B67A63">
        <w:t>s</w:t>
      </w:r>
      <w:r w:rsidR="002826D5">
        <w:t xml:space="preserve"> an interactive</w:t>
      </w:r>
      <w:r w:rsidR="003F5741">
        <w:t xml:space="preserve"> </w:t>
      </w:r>
      <w:r w:rsidR="002826D5">
        <w:t xml:space="preserve">procedure that </w:t>
      </w:r>
      <w:r w:rsidR="0080787D">
        <w:t xml:space="preserve">gives </w:t>
      </w:r>
      <w:r w:rsidR="0016422A">
        <w:t xml:space="preserve">more </w:t>
      </w:r>
      <w:r w:rsidR="003F5741">
        <w:t>flexibility</w:t>
      </w:r>
      <w:r w:rsidR="0016422A">
        <w:t xml:space="preserve"> to the user </w:t>
      </w:r>
      <w:r w:rsidR="003F5741">
        <w:t>when compared with</w:t>
      </w:r>
      <w:r w:rsidR="0016422A">
        <w:t xml:space="preserve"> other exist</w:t>
      </w:r>
      <w:r w:rsidR="00B67A63">
        <w:t>ing</w:t>
      </w:r>
      <w:r w:rsidR="0016422A">
        <w:t xml:space="preserve"> tools that construct phylogenetic trees for other highly speciose groups.</w:t>
      </w:r>
    </w:p>
    <w:p w14:paraId="3C53E798" w14:textId="5EAABD08" w:rsidR="00E15C1F" w:rsidRDefault="00E15C1F" w:rsidP="005161F1">
      <w:pPr>
        <w:pStyle w:val="PargrafodaLista"/>
        <w:numPr>
          <w:ilvl w:val="0"/>
          <w:numId w:val="2"/>
        </w:numPr>
      </w:pPr>
      <w:r>
        <w:t xml:space="preserve">The package </w:t>
      </w:r>
      <w:proofErr w:type="gramStart"/>
      <w:r>
        <w:t>include</w:t>
      </w:r>
      <w:proofErr w:type="gramEnd"/>
      <w:r>
        <w:t xml:space="preserve"> a new method to compute Darwinian shortfalls</w:t>
      </w:r>
      <w:r w:rsidR="00C451D8">
        <w:t xml:space="preserve"> for ray-finned fishes, but the rationale of the provided algorithm can be extended in future studies to be used in other groups of organisms</w:t>
      </w:r>
    </w:p>
    <w:p w14:paraId="6B61CD22" w14:textId="77777777" w:rsidR="005F2E6A" w:rsidRDefault="005F2E6A">
      <w:pPr>
        <w:spacing w:line="240" w:lineRule="auto"/>
      </w:pPr>
      <w:r>
        <w:br w:type="page"/>
      </w:r>
    </w:p>
    <w:p w14:paraId="0C2828E2" w14:textId="5CA3D483" w:rsidR="00EF0F06" w:rsidRDefault="00EF0F06" w:rsidP="000454F7">
      <w:pPr>
        <w:pStyle w:val="Ttulo1"/>
      </w:pPr>
      <w:r>
        <w:lastRenderedPageBreak/>
        <w:t>Abstract</w:t>
      </w:r>
    </w:p>
    <w:p w14:paraId="21E455EE" w14:textId="3B05D92D" w:rsidR="00864881" w:rsidRDefault="000F0EC0" w:rsidP="00624BCE">
      <w:pPr>
        <w:rPr>
          <w:rFonts w:cs="Times New Roman"/>
        </w:rPr>
      </w:pPr>
      <w:r>
        <w:rPr>
          <w:rFonts w:cs="Times New Roman"/>
        </w:rPr>
        <w:t xml:space="preserve">Phylogenies </w:t>
      </w:r>
      <w:r w:rsidR="00B5763E">
        <w:rPr>
          <w:rFonts w:cs="Times New Roman"/>
        </w:rPr>
        <w:t>summarize</w:t>
      </w:r>
      <w:r>
        <w:rPr>
          <w:rFonts w:cs="Times New Roman"/>
        </w:rPr>
        <w:t xml:space="preserve"> </w:t>
      </w:r>
      <w:r w:rsidR="006303CD">
        <w:rPr>
          <w:rFonts w:cs="Times New Roman"/>
        </w:rPr>
        <w:t>evolutionary</w:t>
      </w:r>
      <w:r w:rsidR="008C5322">
        <w:rPr>
          <w:rFonts w:cs="Times New Roman"/>
        </w:rPr>
        <w:t xml:space="preserve"> information </w:t>
      </w:r>
      <w:r w:rsidR="009A0626">
        <w:rPr>
          <w:rFonts w:cs="Times New Roman"/>
        </w:rPr>
        <w:t xml:space="preserve">that is essential in the investigation of ecological and evolutionary </w:t>
      </w:r>
      <w:r w:rsidR="003B2B72">
        <w:rPr>
          <w:rFonts w:cs="Times New Roman"/>
        </w:rPr>
        <w:t>causes of diversity patterns</w:t>
      </w:r>
      <w:r w:rsidR="006303CD">
        <w:rPr>
          <w:rFonts w:cs="Times New Roman"/>
        </w:rPr>
        <w:t xml:space="preserve">. They allow </w:t>
      </w:r>
      <w:r w:rsidR="00E24758">
        <w:rPr>
          <w:rFonts w:cs="Times New Roman"/>
        </w:rPr>
        <w:t>investigating</w:t>
      </w:r>
      <w:r w:rsidR="006303CD">
        <w:rPr>
          <w:rFonts w:cs="Times New Roman"/>
        </w:rPr>
        <w:t xml:space="preserve"> </w:t>
      </w:r>
      <w:r w:rsidR="00E24758">
        <w:rPr>
          <w:rFonts w:cs="Times New Roman"/>
        </w:rPr>
        <w:t xml:space="preserve">hypotheses </w:t>
      </w:r>
      <w:r w:rsidR="00A65458">
        <w:rPr>
          <w:rFonts w:cs="Times New Roman"/>
        </w:rPr>
        <w:t xml:space="preserve">from trait evolution to the relationship </w:t>
      </w:r>
      <w:r w:rsidR="00530C05">
        <w:rPr>
          <w:rFonts w:cs="Times New Roman"/>
        </w:rPr>
        <w:t xml:space="preserve">between </w:t>
      </w:r>
      <w:r w:rsidR="00A65458">
        <w:rPr>
          <w:rFonts w:cs="Times New Roman"/>
        </w:rPr>
        <w:t>evolutionary diversity and ecosystem functioning</w:t>
      </w:r>
      <w:r w:rsidR="00C4202C">
        <w:rPr>
          <w:rFonts w:cs="Times New Roman"/>
        </w:rPr>
        <w:t xml:space="preserve">. However, </w:t>
      </w:r>
      <w:r w:rsidR="00055D3F">
        <w:rPr>
          <w:rFonts w:cs="Times New Roman"/>
        </w:rPr>
        <w:t>obtain</w:t>
      </w:r>
      <w:r w:rsidR="00CB01FF">
        <w:rPr>
          <w:rFonts w:cs="Times New Roman"/>
        </w:rPr>
        <w:t>ing</w:t>
      </w:r>
      <w:r w:rsidR="00055D3F">
        <w:rPr>
          <w:rFonts w:cs="Times New Roman"/>
        </w:rPr>
        <w:t xml:space="preserve"> </w:t>
      </w:r>
      <w:r w:rsidR="00C4202C">
        <w:rPr>
          <w:rFonts w:cs="Times New Roman"/>
        </w:rPr>
        <w:t>a</w:t>
      </w:r>
      <w:r w:rsidR="00184CDA">
        <w:rPr>
          <w:rFonts w:cs="Times New Roman"/>
        </w:rPr>
        <w:t xml:space="preserve"> comprehensive</w:t>
      </w:r>
      <w:r w:rsidR="00C4202C">
        <w:rPr>
          <w:rFonts w:cs="Times New Roman"/>
        </w:rPr>
        <w:t xml:space="preserve"> phylogenetic hypothesis </w:t>
      </w:r>
      <w:r w:rsidR="00F87CCE">
        <w:rPr>
          <w:rFonts w:cs="Times New Roman"/>
        </w:rPr>
        <w:t xml:space="preserve">can be difficult for some groups, </w:t>
      </w:r>
      <w:r w:rsidR="00F4643E">
        <w:rPr>
          <w:rFonts w:cs="Times New Roman"/>
        </w:rPr>
        <w:t>e</w:t>
      </w:r>
      <w:r w:rsidR="00F87CCE">
        <w:rPr>
          <w:rFonts w:cs="Times New Roman"/>
        </w:rPr>
        <w:t xml:space="preserve">specially those with </w:t>
      </w:r>
      <w:r w:rsidR="00F4643E">
        <w:rPr>
          <w:rFonts w:cs="Times New Roman"/>
        </w:rPr>
        <w:t xml:space="preserve">a </w:t>
      </w:r>
      <w:r w:rsidR="008B5CB1">
        <w:rPr>
          <w:rFonts w:cs="Times New Roman"/>
        </w:rPr>
        <w:t>high</w:t>
      </w:r>
      <w:r w:rsidR="00F87CCE">
        <w:rPr>
          <w:rFonts w:cs="Times New Roman"/>
        </w:rPr>
        <w:t xml:space="preserve"> number of species, that is the case for fishes</w:t>
      </w:r>
      <w:r w:rsidR="008B5CB1">
        <w:rPr>
          <w:rFonts w:cs="Times New Roman"/>
        </w:rPr>
        <w:t xml:space="preserve">, </w:t>
      </w:r>
      <w:r w:rsidR="003A3EC8">
        <w:rPr>
          <w:rFonts w:cs="Times New Roman"/>
        </w:rPr>
        <w:t>particularly</w:t>
      </w:r>
      <w:r w:rsidR="008B5CB1">
        <w:rPr>
          <w:rFonts w:cs="Times New Roman"/>
        </w:rPr>
        <w:t xml:space="preserve"> tropical </w:t>
      </w:r>
      <w:r w:rsidR="00F4643E">
        <w:rPr>
          <w:rFonts w:cs="Times New Roman"/>
        </w:rPr>
        <w:t>ones</w:t>
      </w:r>
      <w:r w:rsidR="00F42CFD">
        <w:rPr>
          <w:rFonts w:cs="Times New Roman"/>
        </w:rPr>
        <w:t xml:space="preserve">. </w:t>
      </w:r>
      <w:r w:rsidR="00A81871">
        <w:rPr>
          <w:rFonts w:cs="Times New Roman"/>
        </w:rPr>
        <w:t>The</w:t>
      </w:r>
      <w:r w:rsidR="00F42CFD">
        <w:rPr>
          <w:rFonts w:cs="Times New Roman"/>
        </w:rPr>
        <w:t xml:space="preserve"> lack of species in phylogenetic hypothes</w:t>
      </w:r>
      <w:r w:rsidR="00F4643E">
        <w:rPr>
          <w:rFonts w:cs="Times New Roman"/>
        </w:rPr>
        <w:t>e</w:t>
      </w:r>
      <w:r w:rsidR="00F42CFD">
        <w:rPr>
          <w:rFonts w:cs="Times New Roman"/>
        </w:rPr>
        <w:t xml:space="preserve">s, </w:t>
      </w:r>
      <w:r w:rsidR="00CD7775">
        <w:rPr>
          <w:rFonts w:cs="Times New Roman"/>
        </w:rPr>
        <w:t xml:space="preserve">called Darwinian shortfalls, </w:t>
      </w:r>
      <w:r w:rsidR="00D94AC7">
        <w:rPr>
          <w:rFonts w:cs="Times New Roman"/>
        </w:rPr>
        <w:t xml:space="preserve">can </w:t>
      </w:r>
      <w:r w:rsidR="002639A8">
        <w:rPr>
          <w:rFonts w:cs="Times New Roman"/>
        </w:rPr>
        <w:t xml:space="preserve">hinder </w:t>
      </w:r>
      <w:r w:rsidR="00D94AC7">
        <w:rPr>
          <w:rFonts w:cs="Times New Roman"/>
        </w:rPr>
        <w:t xml:space="preserve">ecological and evolutionary </w:t>
      </w:r>
      <w:r w:rsidR="002639A8">
        <w:rPr>
          <w:rFonts w:cs="Times New Roman"/>
        </w:rPr>
        <w:t>studies involving this group</w:t>
      </w:r>
      <w:r w:rsidR="00A07C42">
        <w:rPr>
          <w:rFonts w:cs="Times New Roman"/>
        </w:rPr>
        <w:t>.</w:t>
      </w:r>
      <w:r w:rsidR="00624BCE">
        <w:rPr>
          <w:rFonts w:cs="Times New Roman"/>
        </w:rPr>
        <w:t xml:space="preserve"> To t</w:t>
      </w:r>
      <w:r w:rsidR="008B6B8C">
        <w:rPr>
          <w:rFonts w:cs="Times New Roman"/>
        </w:rPr>
        <w:t>ackle this problem</w:t>
      </w:r>
      <w:r w:rsidR="00F4643E">
        <w:rPr>
          <w:rFonts w:cs="Times New Roman"/>
        </w:rPr>
        <w:t>,</w:t>
      </w:r>
      <w:r w:rsidR="008B6B8C">
        <w:rPr>
          <w:rFonts w:cs="Times New Roman"/>
        </w:rPr>
        <w:t xml:space="preserve"> we developed </w:t>
      </w:r>
      <w:proofErr w:type="spellStart"/>
      <w:r w:rsidR="006A578C">
        <w:rPr>
          <w:rFonts w:cs="Times New Roman"/>
        </w:rPr>
        <w:t>FishPhyloMaker</w:t>
      </w:r>
      <w:proofErr w:type="spellEnd"/>
      <w:r w:rsidR="008B6B8C">
        <w:rPr>
          <w:rFonts w:cs="Times New Roman"/>
        </w:rPr>
        <w:t>, an R package that</w:t>
      </w:r>
      <w:r w:rsidR="006A578C">
        <w:rPr>
          <w:rFonts w:cs="Times New Roman"/>
        </w:rPr>
        <w:t xml:space="preserve"> facilitate</w:t>
      </w:r>
      <w:r w:rsidR="00391EDC">
        <w:rPr>
          <w:rFonts w:cs="Times New Roman"/>
        </w:rPr>
        <w:t>s</w:t>
      </w:r>
      <w:r w:rsidR="006A578C">
        <w:rPr>
          <w:rFonts w:cs="Times New Roman"/>
        </w:rPr>
        <w:t xml:space="preserve"> the generation of phylogenetic trees</w:t>
      </w:r>
      <w:r w:rsidR="00B10D78" w:rsidRPr="00B10D78">
        <w:rPr>
          <w:rFonts w:cs="Times New Roman"/>
        </w:rPr>
        <w:t xml:space="preserve"> </w:t>
      </w:r>
      <w:r w:rsidR="00B10D78">
        <w:rPr>
          <w:rFonts w:cs="Times New Roman"/>
        </w:rPr>
        <w:t>through a reliable and reproducible procedure</w:t>
      </w:r>
      <w:r w:rsidR="00577056">
        <w:rPr>
          <w:rFonts w:cs="Times New Roman"/>
        </w:rPr>
        <w:t xml:space="preserve">, even for </w:t>
      </w:r>
      <w:proofErr w:type="gramStart"/>
      <w:r w:rsidR="00577056">
        <w:rPr>
          <w:rFonts w:cs="Times New Roman"/>
        </w:rPr>
        <w:t xml:space="preserve">a </w:t>
      </w:r>
      <w:r w:rsidR="00B10D78">
        <w:rPr>
          <w:rFonts w:cs="Times New Roman"/>
        </w:rPr>
        <w:t>large</w:t>
      </w:r>
      <w:r w:rsidR="00577056">
        <w:rPr>
          <w:rFonts w:cs="Times New Roman"/>
        </w:rPr>
        <w:t xml:space="preserve"> number of</w:t>
      </w:r>
      <w:proofErr w:type="gramEnd"/>
      <w:r w:rsidR="00577056">
        <w:rPr>
          <w:rFonts w:cs="Times New Roman"/>
        </w:rPr>
        <w:t xml:space="preserve"> species</w:t>
      </w:r>
      <w:r w:rsidR="001966BE">
        <w:rPr>
          <w:rFonts w:cs="Times New Roman"/>
        </w:rPr>
        <w:t>. The package</w:t>
      </w:r>
      <w:r w:rsidR="006A578C">
        <w:rPr>
          <w:rFonts w:cs="Times New Roman"/>
        </w:rPr>
        <w:t xml:space="preserve"> </w:t>
      </w:r>
      <w:r w:rsidR="00727D48">
        <w:rPr>
          <w:rFonts w:cs="Times New Roman"/>
        </w:rPr>
        <w:t>adopts</w:t>
      </w:r>
      <w:r w:rsidR="007C3340">
        <w:rPr>
          <w:rFonts w:cs="Times New Roman"/>
        </w:rPr>
        <w:t xml:space="preserve"> </w:t>
      </w:r>
      <w:r w:rsidR="003B1A83">
        <w:rPr>
          <w:rFonts w:cs="Times New Roman"/>
        </w:rPr>
        <w:t>well-</w:t>
      </w:r>
      <w:r w:rsidR="007C3340">
        <w:rPr>
          <w:rFonts w:cs="Times New Roman"/>
        </w:rPr>
        <w:t>known rules of insertion</w:t>
      </w:r>
      <w:r w:rsidR="00577056">
        <w:rPr>
          <w:rFonts w:cs="Times New Roman"/>
        </w:rPr>
        <w:t xml:space="preserve"> based on cladistic hierarchy</w:t>
      </w:r>
      <w:r w:rsidR="003B1A83">
        <w:rPr>
          <w:rFonts w:cs="Times New Roman"/>
        </w:rPr>
        <w:t>,</w:t>
      </w:r>
      <w:r w:rsidR="00B367EA">
        <w:rPr>
          <w:rFonts w:cs="Times New Roman"/>
        </w:rPr>
        <w:t xml:space="preserve"> </w:t>
      </w:r>
      <w:r w:rsidR="00B10D78">
        <w:rPr>
          <w:rFonts w:cs="Times New Roman"/>
        </w:rPr>
        <w:t>allowing its use</w:t>
      </w:r>
      <w:r w:rsidR="00B367EA">
        <w:rPr>
          <w:rFonts w:cs="Times New Roman"/>
        </w:rPr>
        <w:t xml:space="preserve"> by specialist</w:t>
      </w:r>
      <w:r w:rsidR="00B10D78">
        <w:rPr>
          <w:rFonts w:cs="Times New Roman"/>
        </w:rPr>
        <w:t>s</w:t>
      </w:r>
      <w:r w:rsidR="00B367EA">
        <w:rPr>
          <w:rFonts w:cs="Times New Roman"/>
        </w:rPr>
        <w:t xml:space="preserve"> and non-specialists in </w:t>
      </w:r>
      <w:r w:rsidR="00B10D78">
        <w:rPr>
          <w:rFonts w:cs="Times New Roman"/>
        </w:rPr>
        <w:t>fish systematics</w:t>
      </w:r>
      <w:r w:rsidR="00B367EA">
        <w:rPr>
          <w:rFonts w:cs="Times New Roman"/>
        </w:rPr>
        <w:t>.</w:t>
      </w:r>
      <w:r w:rsidR="008B6B8C">
        <w:rPr>
          <w:rFonts w:cs="Times New Roman"/>
        </w:rPr>
        <w:t xml:space="preserve"> We exemplified the use of </w:t>
      </w:r>
      <w:r w:rsidR="00496EFA">
        <w:rPr>
          <w:rFonts w:cs="Times New Roman"/>
        </w:rPr>
        <w:t xml:space="preserve">the </w:t>
      </w:r>
      <w:proofErr w:type="spellStart"/>
      <w:r w:rsidR="008B6B8C">
        <w:rPr>
          <w:rFonts w:cs="Times New Roman"/>
        </w:rPr>
        <w:t>FishPhyloMaker</w:t>
      </w:r>
      <w:proofErr w:type="spellEnd"/>
      <w:r w:rsidR="008B6B8C">
        <w:rPr>
          <w:rFonts w:cs="Times New Roman"/>
        </w:rPr>
        <w:t xml:space="preserve"> package by </w:t>
      </w:r>
      <w:r w:rsidR="00497E30">
        <w:rPr>
          <w:rFonts w:cs="Times New Roman"/>
        </w:rPr>
        <w:t>constructing complete phylogenies</w:t>
      </w:r>
      <w:r w:rsidR="00B367EA">
        <w:rPr>
          <w:rFonts w:cs="Times New Roman"/>
        </w:rPr>
        <w:t xml:space="preserve"> </w:t>
      </w:r>
      <w:r w:rsidR="00497E30">
        <w:rPr>
          <w:rFonts w:cs="Times New Roman"/>
        </w:rPr>
        <w:t xml:space="preserve">for fishes inhabiting </w:t>
      </w:r>
      <w:r w:rsidR="00E118D8">
        <w:rPr>
          <w:rFonts w:cs="Times New Roman"/>
        </w:rPr>
        <w:t xml:space="preserve">the </w:t>
      </w:r>
      <w:r w:rsidR="00497E30">
        <w:rPr>
          <w:rFonts w:cs="Times New Roman"/>
        </w:rPr>
        <w:t>four</w:t>
      </w:r>
      <w:r w:rsidR="001E1B92">
        <w:rPr>
          <w:rFonts w:cs="Times New Roman"/>
        </w:rPr>
        <w:t xml:space="preserve"> </w:t>
      </w:r>
      <w:r w:rsidR="00E118D8">
        <w:rPr>
          <w:rFonts w:cs="Times New Roman"/>
        </w:rPr>
        <w:t>richest</w:t>
      </w:r>
      <w:r w:rsidR="00497E30">
        <w:rPr>
          <w:rFonts w:cs="Times New Roman"/>
        </w:rPr>
        <w:t xml:space="preserve"> freshwater ecoregions of the world. Furthermore</w:t>
      </w:r>
      <w:r w:rsidR="00496EFA">
        <w:rPr>
          <w:rFonts w:cs="Times New Roman"/>
        </w:rPr>
        <w:t>,</w:t>
      </w:r>
      <w:r w:rsidR="00497E30">
        <w:rPr>
          <w:rFonts w:cs="Times New Roman"/>
        </w:rPr>
        <w:t xml:space="preserve"> we proposed a new method to calculate </w:t>
      </w:r>
      <w:r w:rsidR="00743397">
        <w:rPr>
          <w:rFonts w:cs="Times New Roman"/>
        </w:rPr>
        <w:t>Darwinian shortfalls and map</w:t>
      </w:r>
      <w:r w:rsidR="00300061">
        <w:rPr>
          <w:rFonts w:cs="Times New Roman"/>
        </w:rPr>
        <w:t>ped</w:t>
      </w:r>
      <w:r w:rsidR="00743397">
        <w:rPr>
          <w:rFonts w:cs="Times New Roman"/>
        </w:rPr>
        <w:t xml:space="preserve"> this information for </w:t>
      </w:r>
      <w:r w:rsidR="00300061">
        <w:rPr>
          <w:rFonts w:cs="Times New Roman"/>
        </w:rPr>
        <w:t>the</w:t>
      </w:r>
      <w:r w:rsidR="00743397">
        <w:rPr>
          <w:rFonts w:cs="Times New Roman"/>
        </w:rPr>
        <w:t xml:space="preserve"> major freshwater drainages of the world. </w:t>
      </w:r>
      <w:proofErr w:type="spellStart"/>
      <w:r w:rsidR="00B367EA">
        <w:rPr>
          <w:rFonts w:cs="Times New Roman"/>
        </w:rPr>
        <w:t>FishPhyloMaker</w:t>
      </w:r>
      <w:proofErr w:type="spellEnd"/>
      <w:r w:rsidR="006A578C">
        <w:rPr>
          <w:rFonts w:cs="Times New Roman"/>
        </w:rPr>
        <w:t xml:space="preserve"> will </w:t>
      </w:r>
      <w:r w:rsidR="008630CB">
        <w:rPr>
          <w:rFonts w:cs="Times New Roman"/>
        </w:rPr>
        <w:t xml:space="preserve">expand the range of evolutionary and ecological questions </w:t>
      </w:r>
      <w:r w:rsidR="00256674">
        <w:rPr>
          <w:rFonts w:cs="Times New Roman"/>
        </w:rPr>
        <w:t xml:space="preserve">that can be addressed using </w:t>
      </w:r>
      <w:r w:rsidR="003B1A83">
        <w:rPr>
          <w:rFonts w:cs="Times New Roman"/>
        </w:rPr>
        <w:t xml:space="preserve">ray-finned </w:t>
      </w:r>
      <w:r w:rsidR="00256674">
        <w:rPr>
          <w:rFonts w:cs="Times New Roman"/>
        </w:rPr>
        <w:t>fishes as study model</w:t>
      </w:r>
      <w:r w:rsidR="003B1A83">
        <w:rPr>
          <w:rFonts w:cs="Times New Roman"/>
        </w:rPr>
        <w:t>s</w:t>
      </w:r>
      <w:r w:rsidR="006F4426">
        <w:rPr>
          <w:rFonts w:cs="Times New Roman"/>
        </w:rPr>
        <w:t>, mainly in the field of community phylogenetics,</w:t>
      </w:r>
      <w:r w:rsidR="00B367EA">
        <w:rPr>
          <w:rFonts w:cs="Times New Roman"/>
        </w:rPr>
        <w:t xml:space="preserve"> by </w:t>
      </w:r>
      <w:r w:rsidR="00AC7916">
        <w:rPr>
          <w:rFonts w:cs="Times New Roman"/>
        </w:rPr>
        <w:t>provid</w:t>
      </w:r>
      <w:r w:rsidR="00300061">
        <w:rPr>
          <w:rFonts w:cs="Times New Roman"/>
        </w:rPr>
        <w:t>ing</w:t>
      </w:r>
      <w:r w:rsidR="00AC7916">
        <w:rPr>
          <w:rFonts w:cs="Times New Roman"/>
        </w:rPr>
        <w:t xml:space="preserve"> an eas</w:t>
      </w:r>
      <w:r w:rsidR="00300061">
        <w:rPr>
          <w:rFonts w:cs="Times New Roman"/>
        </w:rPr>
        <w:t>y</w:t>
      </w:r>
      <w:r w:rsidR="00AC7916">
        <w:rPr>
          <w:rFonts w:cs="Times New Roman"/>
        </w:rPr>
        <w:t xml:space="preserve"> and reliable way to obtain comprehensive phylogenies</w:t>
      </w:r>
      <w:r w:rsidR="00256674">
        <w:rPr>
          <w:rFonts w:cs="Times New Roman"/>
        </w:rPr>
        <w:t>.</w:t>
      </w:r>
      <w:r w:rsidR="00E118D8">
        <w:rPr>
          <w:rFonts w:cs="Times New Roman"/>
        </w:rPr>
        <w:t xml:space="preserve"> Further, </w:t>
      </w:r>
      <w:proofErr w:type="spellStart"/>
      <w:r w:rsidR="00E118D8">
        <w:rPr>
          <w:rFonts w:cs="Times New Roman"/>
        </w:rPr>
        <w:t>FishPhyloMaker</w:t>
      </w:r>
      <w:proofErr w:type="spellEnd"/>
      <w:r w:rsidR="00E118D8">
        <w:rPr>
          <w:rFonts w:cs="Times New Roman"/>
        </w:rPr>
        <w:t xml:space="preserve"> present</w:t>
      </w:r>
      <w:r w:rsidR="00300061">
        <w:rPr>
          <w:rFonts w:cs="Times New Roman"/>
        </w:rPr>
        <w:t>s</w:t>
      </w:r>
      <w:r w:rsidR="00E118D8">
        <w:rPr>
          <w:rFonts w:cs="Times New Roman"/>
        </w:rPr>
        <w:t xml:space="preserve"> </w:t>
      </w:r>
      <w:r w:rsidR="00DB2234">
        <w:rPr>
          <w:rFonts w:cs="Times New Roman"/>
        </w:rPr>
        <w:t>the potential to be extended to other taxonomic groups that suffer from the same difficult</w:t>
      </w:r>
      <w:r w:rsidR="00300061">
        <w:rPr>
          <w:rFonts w:cs="Times New Roman"/>
        </w:rPr>
        <w:t>y</w:t>
      </w:r>
      <w:r w:rsidR="00DB2234">
        <w:rPr>
          <w:rFonts w:cs="Times New Roman"/>
        </w:rPr>
        <w:t xml:space="preserve"> in the obtention of comprehensive phylogenetic hypothesis.</w:t>
      </w:r>
    </w:p>
    <w:p w14:paraId="4105218D" w14:textId="602D4820" w:rsidR="00347468" w:rsidRPr="00BC4063" w:rsidRDefault="00864881" w:rsidP="00624BCE">
      <w:pPr>
        <w:rPr>
          <w:rFonts w:cs="Times New Roman"/>
        </w:rPr>
      </w:pPr>
      <w:r w:rsidRPr="00C451D8">
        <w:rPr>
          <w:rFonts w:cs="Times New Roman"/>
          <w:b/>
          <w:bCs/>
        </w:rPr>
        <w:t>Keywords</w:t>
      </w:r>
      <w:r>
        <w:rPr>
          <w:rFonts w:cs="Times New Roman"/>
        </w:rPr>
        <w:t xml:space="preserve">: Phylogenies, community phylogenetics, </w:t>
      </w:r>
      <w:r w:rsidR="007372B3">
        <w:rPr>
          <w:rFonts w:cs="Times New Roman"/>
        </w:rPr>
        <w:t xml:space="preserve">Darwinian shortfall, </w:t>
      </w:r>
      <w:r w:rsidR="00071400">
        <w:rPr>
          <w:rFonts w:cs="Times New Roman"/>
        </w:rPr>
        <w:t>gap-analysis.</w:t>
      </w:r>
      <w:r w:rsidR="00347468">
        <w:rPr>
          <w:rFonts w:cs="Times New Roman"/>
        </w:rPr>
        <w:br w:type="page"/>
      </w:r>
    </w:p>
    <w:p w14:paraId="2D6D0830" w14:textId="6DE1D41D" w:rsidR="00E443FE" w:rsidRDefault="00E443FE" w:rsidP="00286956">
      <w:pPr>
        <w:pStyle w:val="Ttulo1"/>
      </w:pPr>
      <w:r w:rsidRPr="00BC4063">
        <w:lastRenderedPageBreak/>
        <w:t>Introduction</w:t>
      </w:r>
    </w:p>
    <w:p w14:paraId="2CF37B9C" w14:textId="4834B73C" w:rsidR="0091005A" w:rsidRDefault="000670D2" w:rsidP="0091005A">
      <w:pPr>
        <w:rPr>
          <w:rFonts w:cs="Times New Roman"/>
        </w:rPr>
      </w:pPr>
      <w:r w:rsidRPr="28063297">
        <w:rPr>
          <w:rFonts w:cs="Times New Roman"/>
        </w:rPr>
        <w:t xml:space="preserve">Phylogenies </w:t>
      </w:r>
      <w:r w:rsidR="00F07562" w:rsidRPr="28063297">
        <w:rPr>
          <w:rFonts w:cs="Times New Roman"/>
        </w:rPr>
        <w:t>have</w:t>
      </w:r>
      <w:r w:rsidR="0057539A" w:rsidRPr="28063297">
        <w:rPr>
          <w:rFonts w:cs="Times New Roman"/>
        </w:rPr>
        <w:t xml:space="preserve"> been widely </w:t>
      </w:r>
      <w:r w:rsidR="0077373C">
        <w:rPr>
          <w:rFonts w:cs="Times New Roman"/>
        </w:rPr>
        <w:t>explored</w:t>
      </w:r>
      <w:r w:rsidR="0077373C" w:rsidRPr="28063297">
        <w:rPr>
          <w:rFonts w:cs="Times New Roman"/>
        </w:rPr>
        <w:t xml:space="preserve"> </w:t>
      </w:r>
      <w:r w:rsidR="00274D3A" w:rsidRPr="28063297">
        <w:rPr>
          <w:rFonts w:cs="Times New Roman"/>
        </w:rPr>
        <w:t xml:space="preserve">in ecology in the last </w:t>
      </w:r>
      <w:r w:rsidR="0077373C">
        <w:rPr>
          <w:rFonts w:cs="Times New Roman"/>
        </w:rPr>
        <w:t>decades</w:t>
      </w:r>
      <w:r w:rsidR="00C430B3">
        <w:rPr>
          <w:rFonts w:cs="Times New Roman"/>
        </w:rPr>
        <w:t xml:space="preserve"> due to</w:t>
      </w:r>
      <w:r w:rsidR="00C430B3" w:rsidRPr="28063297">
        <w:rPr>
          <w:rFonts w:cs="Times New Roman"/>
        </w:rPr>
        <w:t xml:space="preserve"> </w:t>
      </w:r>
      <w:r w:rsidR="00274D3A" w:rsidRPr="28063297">
        <w:rPr>
          <w:rFonts w:cs="Times New Roman"/>
        </w:rPr>
        <w:t xml:space="preserve">the development of </w:t>
      </w:r>
      <w:r w:rsidR="00263103" w:rsidRPr="28063297">
        <w:rPr>
          <w:rFonts w:cs="Times New Roman"/>
        </w:rPr>
        <w:t>theoretical frameworks</w:t>
      </w:r>
      <w:r w:rsidR="00282DB2">
        <w:rPr>
          <w:rFonts w:cs="Times New Roman"/>
        </w:rPr>
        <w:t>,</w:t>
      </w:r>
      <w:r w:rsidR="00282DB2" w:rsidRPr="28063297">
        <w:rPr>
          <w:rFonts w:cs="Times New Roman"/>
        </w:rPr>
        <w:t xml:space="preserve"> numerical methods</w:t>
      </w:r>
      <w:r w:rsidR="00282DB2">
        <w:rPr>
          <w:rFonts w:cs="Times New Roman"/>
        </w:rPr>
        <w:t>,</w:t>
      </w:r>
      <w:r w:rsidR="00282DB2" w:rsidRPr="28063297">
        <w:rPr>
          <w:rFonts w:cs="Times New Roman"/>
        </w:rPr>
        <w:t xml:space="preserve"> and software</w:t>
      </w:r>
      <w:r w:rsidR="00263103" w:rsidRPr="28063297">
        <w:rPr>
          <w:rFonts w:cs="Times New Roman"/>
        </w:rPr>
        <w:t xml:space="preserve"> (</w:t>
      </w:r>
      <w:r w:rsidR="00263103" w:rsidRPr="28063297">
        <w:rPr>
          <w:rFonts w:cs="Times New Roman"/>
          <w:i/>
        </w:rPr>
        <w:t>e.g.</w:t>
      </w:r>
      <w:r w:rsidR="005E657A">
        <w:rPr>
          <w:rFonts w:cs="Times New Roman"/>
          <w:i/>
        </w:rPr>
        <w:t>,</w:t>
      </w:r>
      <w:r w:rsidR="00263103" w:rsidRPr="28063297">
        <w:rPr>
          <w:rFonts w:cs="Times New Roman"/>
        </w:rPr>
        <w:t xml:space="preserve"> </w:t>
      </w:r>
      <w:r w:rsidR="00C85C6F" w:rsidRPr="28063297">
        <w:rPr>
          <w:rFonts w:cs="Times New Roman"/>
        </w:rPr>
        <w:fldChar w:fldCharType="begin" w:fldLock="1"/>
      </w:r>
      <w:r w:rsidR="00BB366E">
        <w:rPr>
          <w:rFonts w:cs="Times New Roman"/>
        </w:rPr>
        <w:instrText>ADDIN CSL_CITATION {"citationItems":[{"id":"ITEM-1","itemData":{"DOI":"10.1093/bioinformatics/btn358","ISBN":"1367-4811 (Electronic)\\r1367-4803 (Linking)","ISSN":"13674803","PMID":"18678590","abstract":"MOTIVATION: The increasing availability of phylogenetic and trait data for communities of co-occurring species has created a need for software that integrates ecological and evolutionary analyses. Capabilities: Phylocom calculates numerous metrics of phylogenetic community structure and trait similarity within communities. Hypothesis testing is implemented using several null models. Within the same framework, it measures phylogenetic signal and correlated evolution for species traits. A range of utility functions allow community and phylogenetic data manipulation, tree and trait generation, and integration into scientific workflows. Availability: Open source at: http://phylodiversity.net/phylocom/.","author":[{"dropping-particle":"","family":"Webb","given":"Campbell O.","non-dropping-particle":"","parse-names":false,"suffix":""},{"dropping-particle":"","family":"Ackerly","given":"David D.","non-dropping-particle":"","parse-names":false,"suffix":""},{"dropping-particle":"","family":"Kembel","given":"Steven W.","non-dropping-particle":"","parse-names":false,"suffix":""}],"container-title":"Bioinformatics","id":"ITEM-1","issue":"18","issued":{"date-parts":[["2008"]]},"page":"2098-2100","title":"Phylocom: Software for the analysis of phylogenetic community structure and trait evolution","type":"article-journal","volume":"24"},"uris":["http://www.mendeley.com/documents/?uuid=3505f6ae-8618-4bcc-b465-f5d62cf8193b"]}],"mendeley":{"formattedCitation":"(Webb et al., 2008)","manualFormatting":"Webb et al. 2008","plainTextFormattedCitation":"(Webb et al., 2008)","previouslyFormattedCitation":"(Webb et al., 2008)"},"properties":{"noteIndex":0},"schema":"https://github.com/citation-style-language/schema/raw/master/csl-citation.json"}</w:instrText>
      </w:r>
      <w:r w:rsidR="00C85C6F" w:rsidRPr="28063297">
        <w:rPr>
          <w:rFonts w:cs="Times New Roman"/>
        </w:rPr>
        <w:fldChar w:fldCharType="separate"/>
      </w:r>
      <w:r w:rsidR="00C85C6F" w:rsidRPr="28063297">
        <w:rPr>
          <w:rFonts w:cs="Times New Roman"/>
          <w:noProof/>
        </w:rPr>
        <w:t>Webb et al. 2008</w:t>
      </w:r>
      <w:r w:rsidR="00C85C6F" w:rsidRPr="28063297">
        <w:rPr>
          <w:rFonts w:cs="Times New Roman"/>
        </w:rPr>
        <w:fldChar w:fldCharType="end"/>
      </w:r>
      <w:r w:rsidR="00BA66E4">
        <w:rPr>
          <w:rFonts w:cs="Times New Roman"/>
        </w:rPr>
        <w:t>;</w:t>
      </w:r>
      <w:r w:rsidR="00BB4A89" w:rsidRPr="28063297">
        <w:rPr>
          <w:rFonts w:cs="Times New Roman"/>
        </w:rPr>
        <w:t xml:space="preserve"> </w:t>
      </w:r>
      <w:r w:rsidR="00A11724" w:rsidRPr="28063297">
        <w:rPr>
          <w:rFonts w:cs="Times New Roman"/>
        </w:rPr>
        <w:fldChar w:fldCharType="begin" w:fldLock="1"/>
      </w:r>
      <w:r w:rsidR="00BB366E">
        <w:rPr>
          <w:rFonts w:cs="Times New Roman"/>
        </w:rPr>
        <w:instrText>ADDIN CSL_CITATION {"citationItems":[{"id":"ITEM-1","itemData":{"DOI":"0003-0147/85/2501-0001","author":[{"dropping-particle":"","family":"Felsenstein","given":"Joseph","non-dropping-particle":"","parse-names":false,"suffix":""}],"container-title":"The American Naturalist","id":"ITEM-1","issue":"1","issued":{"date-parts":[["1985"]]},"page":"1-15","title":"Phylogenies and the comparative method","type":"article-journal","volume":"125"},"uris":["http://www.mendeley.com/documents/?uuid=8e7979ed-9d49-49f1-894f-56b2c40edcd1"]},{"id":"ITEM-2","itemData":{"DOI":"10.1016/0006-3207(92)91201-3","ISBN":"0006-3207","ISSN":"00063207","PMID":"3124","abstract":"Protecting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protected.","author":[{"dropping-particle":"","family":"Faith","given":"Daniel P.","non-dropping-particle":"","parse-names":false,"suffix":""}],"container-title":"Biological Conservation","id":"ITEM-2","issued":{"date-parts":[["1992"]]},"page":"1-10","title":"Conservation evaluation and phylogenetic diversity","type":"article-journal","volume":"61"},"uris":["http://www.mendeley.com/documents/?uuid=8667f81e-b301-48c7-a0b9-b59cef2da5c9"]}],"mendeley":{"formattedCitation":"(Faith, 1992; Felsenstein, 1985)","manualFormatting":"Felsenstein 1985)","plainTextFormattedCitation":"(Faith, 1992; Felsenstein, 1985)","previouslyFormattedCitation":"(Faith, 1992; Felsenstein, 1985)"},"properties":{"noteIndex":0},"schema":"https://github.com/citation-style-language/schema/raw/master/csl-citation.json"}</w:instrText>
      </w:r>
      <w:r w:rsidR="00A11724" w:rsidRPr="28063297">
        <w:rPr>
          <w:rFonts w:cs="Times New Roman"/>
        </w:rPr>
        <w:fldChar w:fldCharType="separate"/>
      </w:r>
      <w:r w:rsidR="00A11724" w:rsidRPr="28063297">
        <w:rPr>
          <w:rFonts w:cs="Times New Roman"/>
          <w:noProof/>
        </w:rPr>
        <w:t>Felsenstein 1985)</w:t>
      </w:r>
      <w:r w:rsidR="00A11724" w:rsidRPr="28063297">
        <w:rPr>
          <w:rFonts w:cs="Times New Roman"/>
        </w:rPr>
        <w:fldChar w:fldCharType="end"/>
      </w:r>
      <w:r w:rsidR="00727D48">
        <w:rPr>
          <w:rFonts w:cs="Times New Roman"/>
        </w:rPr>
        <w:t>.</w:t>
      </w:r>
      <w:r w:rsidR="008A2F70">
        <w:rPr>
          <w:rFonts w:cs="Times New Roman"/>
        </w:rPr>
        <w:t xml:space="preserve"> </w:t>
      </w:r>
      <w:r w:rsidR="00C13399">
        <w:rPr>
          <w:rFonts w:cs="Times New Roman"/>
        </w:rPr>
        <w:t>T</w:t>
      </w:r>
      <w:r w:rsidR="00B01B4B">
        <w:rPr>
          <w:rFonts w:cs="Times New Roman"/>
        </w:rPr>
        <w:t xml:space="preserve">he </w:t>
      </w:r>
      <w:r w:rsidR="0091005A">
        <w:rPr>
          <w:rFonts w:cs="Times New Roman"/>
        </w:rPr>
        <w:t xml:space="preserve">research agenda in ecology and evolution </w:t>
      </w:r>
      <w:r w:rsidR="00A744F7">
        <w:rPr>
          <w:rFonts w:cs="Times New Roman"/>
        </w:rPr>
        <w:t>encompasses</w:t>
      </w:r>
      <w:r w:rsidR="0091005A">
        <w:rPr>
          <w:rFonts w:cs="Times New Roman"/>
        </w:rPr>
        <w:t xml:space="preserve"> phylogenetic approach</w:t>
      </w:r>
      <w:r w:rsidR="00A744F7">
        <w:rPr>
          <w:rFonts w:cs="Times New Roman"/>
        </w:rPr>
        <w:t>es</w:t>
      </w:r>
      <w:r w:rsidR="0091005A">
        <w:rPr>
          <w:rFonts w:cs="Times New Roman"/>
        </w:rPr>
        <w:t xml:space="preserve"> from </w:t>
      </w:r>
      <w:r w:rsidR="009604BE">
        <w:rPr>
          <w:rFonts w:cs="Times New Roman"/>
        </w:rPr>
        <w:t xml:space="preserve">organismal </w:t>
      </w:r>
      <w:r w:rsidR="0091005A">
        <w:rPr>
          <w:rFonts w:cs="Times New Roman"/>
        </w:rPr>
        <w:t>to macroecological</w:t>
      </w:r>
      <w:r w:rsidR="003C0891">
        <w:rPr>
          <w:rFonts w:cs="Times New Roman"/>
        </w:rPr>
        <w:t>-</w:t>
      </w:r>
      <w:r w:rsidR="0091005A">
        <w:rPr>
          <w:rFonts w:cs="Times New Roman"/>
        </w:rPr>
        <w:t>scale</w:t>
      </w:r>
      <w:r w:rsidR="00903452">
        <w:rPr>
          <w:rFonts w:cs="Times New Roman"/>
        </w:rPr>
        <w:t>, including trait evolution, invasion ecology, metacommunity ecology, and ecosystem functioning</w:t>
      </w:r>
      <w:r w:rsidR="001179F2">
        <w:rPr>
          <w:rFonts w:cs="Times New Roman"/>
        </w:rPr>
        <w:t xml:space="preserve"> </w:t>
      </w:r>
      <w:r w:rsidR="00C85525">
        <w:rPr>
          <w:rFonts w:cs="Times New Roman"/>
        </w:rPr>
        <w:fldChar w:fldCharType="begin" w:fldLock="1"/>
      </w:r>
      <w:r w:rsidR="00BB366E">
        <w:rPr>
          <w:rFonts w:cs="Times New Roman"/>
        </w:rPr>
        <w:instrText>ADDIN CSL_CITATION {"citationItems":[{"id":"ITEM-1","itemData":{"DOI":"10.1111/j.1461-0248.2009.01314.x","ISSN":"1461023X","PMID":"19473217","abstract":"The increasing availability of phylogenetic data, computing power and informatics tools has facilitated a rapid expansion of studies that apply phylogenetic data and methods to community ecology. Several key areas are reviewed in which phylogenetic information helps to resolve long-standing controversies in community ecology, challenges previous assumptions, and opens new areas of investigation. In particular, studies in phylogenetic community ecology have helped to reveal the multitude of processes driving community assembly and have demonstrated the importance of evolution in the assembly process. Phylogenetic approaches have also increased understanding of the consequences of community interactions for speciation, adaptation and extinction. Finally, phylogenetic community structure and composition holds promise for predicting ecosystem processes and impacts of global change. Major challenges to advancing these areas remain. In particular, determining the extent to which ecologically relevant traits are phylogenetically conserved or convergent, and over what temporal scale, is critical to understanding the causes of community phylogenetic structure and its evolutionary and ecosystem consequences. Harnessing phylogenetic information to understand and forecast changes in diversity and dynamics of communities is a critical step in managing and restoring the Earth's biota in a time of rapid global change. © 2009 Blackwell Publishing Ltd/CNRS.","author":[{"dropping-particle":"","family":"Cavender-Bares","given":"Jeannine","non-dropping-particle":"","parse-names":false,"suffix":""},{"dropping-particle":"","family":"Kozak","given":"Kenneth H.","non-dropping-particle":"","parse-names":false,"suffix":""},{"dropping-particle":"","family":"Fine","given":"Paul V.A.","non-dropping-particle":"","parse-names":false,"suffix":""},{"dropping-particle":"","family":"Kembel","given":"Steven W.","non-dropping-particle":"","parse-names":false,"suffix":""}],"container-title":"Ecology Letters","id":"ITEM-1","issue":"7","issued":{"date-parts":[["2009"]]},"page":"693-715","title":"The merging of community ecology and phylogenetic biology","type":"article-journal","volume":"12"},"uris":["http://www.mendeley.com/documents/?uuid=8a455d11-4d43-4678-8536-c57ded2c58fa"]}],"mendeley":{"formattedCitation":"(Cavender-Bares et al., 2009)","manualFormatting":"(Cavender-Bares et al., 2009)","plainTextFormattedCitation":"(Cavender-Bares et al., 2009)","previouslyFormattedCitation":"(Cavender-Bares et al., 2009)"},"properties":{"noteIndex":0},"schema":"https://github.com/citation-style-language/schema/raw/master/csl-citation.json"}</w:instrText>
      </w:r>
      <w:r w:rsidR="00C85525">
        <w:rPr>
          <w:rFonts w:cs="Times New Roman"/>
        </w:rPr>
        <w:fldChar w:fldCharType="separate"/>
      </w:r>
      <w:r w:rsidR="00C85525" w:rsidRPr="00C85525">
        <w:rPr>
          <w:rFonts w:cs="Times New Roman"/>
          <w:noProof/>
        </w:rPr>
        <w:t>(Cavender-Bares</w:t>
      </w:r>
      <w:r w:rsidR="003F6233">
        <w:rPr>
          <w:rFonts w:cs="Times New Roman"/>
          <w:noProof/>
        </w:rPr>
        <w:t xml:space="preserve"> et al.</w:t>
      </w:r>
      <w:r w:rsidR="00C85525" w:rsidRPr="00C85525">
        <w:rPr>
          <w:rFonts w:cs="Times New Roman"/>
          <w:noProof/>
        </w:rPr>
        <w:t>, 2009)</w:t>
      </w:r>
      <w:r w:rsidR="00C85525">
        <w:rPr>
          <w:rFonts w:cs="Times New Roman"/>
        </w:rPr>
        <w:fldChar w:fldCharType="end"/>
      </w:r>
      <w:r w:rsidR="00D86615">
        <w:rPr>
          <w:rFonts w:cs="Times New Roman"/>
        </w:rPr>
        <w:t xml:space="preserve">. Hence, </w:t>
      </w:r>
      <w:r w:rsidR="005A61C3">
        <w:rPr>
          <w:rFonts w:cs="Times New Roman"/>
        </w:rPr>
        <w:t>comprehensive phylogenetic trees must b</w:t>
      </w:r>
      <w:r w:rsidR="00CF74F6">
        <w:rPr>
          <w:rFonts w:cs="Times New Roman"/>
        </w:rPr>
        <w:t>e available</w:t>
      </w:r>
      <w:r w:rsidR="005A61C3">
        <w:rPr>
          <w:rFonts w:cs="Times New Roman"/>
        </w:rPr>
        <w:t xml:space="preserve"> to address those </w:t>
      </w:r>
      <w:r w:rsidR="00714E0E">
        <w:rPr>
          <w:rFonts w:cs="Times New Roman"/>
        </w:rPr>
        <w:t>topics</w:t>
      </w:r>
      <w:r w:rsidR="0091005A">
        <w:rPr>
          <w:rFonts w:cs="Times New Roman"/>
        </w:rPr>
        <w:t>.</w:t>
      </w:r>
    </w:p>
    <w:p w14:paraId="1D72E4A7" w14:textId="4EB2C23A" w:rsidR="005679EB" w:rsidRDefault="00C612D1" w:rsidP="009F42E3">
      <w:pPr>
        <w:rPr>
          <w:rFonts w:cs="Times New Roman"/>
        </w:rPr>
      </w:pPr>
      <w:r>
        <w:rPr>
          <w:rFonts w:cs="Times New Roman"/>
        </w:rPr>
        <w:tab/>
        <w:t xml:space="preserve">Well-established phylogenies for most of </w:t>
      </w:r>
      <w:r w:rsidR="00300061">
        <w:rPr>
          <w:rFonts w:cs="Times New Roman"/>
        </w:rPr>
        <w:t xml:space="preserve">the </w:t>
      </w:r>
      <w:r>
        <w:rPr>
          <w:rFonts w:cs="Times New Roman"/>
        </w:rPr>
        <w:t xml:space="preserve">known species are available for some groups, such </w:t>
      </w:r>
      <w:r w:rsidR="00254EF4">
        <w:rPr>
          <w:rFonts w:cs="Times New Roman"/>
        </w:rPr>
        <w:t>as</w:t>
      </w:r>
      <w:r w:rsidR="008C1558">
        <w:rPr>
          <w:rFonts w:cs="Times New Roman"/>
        </w:rPr>
        <w:t xml:space="preserve"> terrestrial vertebrates (</w:t>
      </w:r>
      <w:r>
        <w:rPr>
          <w:rFonts w:cs="Times New Roman"/>
        </w:rPr>
        <w:t>birds</w:t>
      </w:r>
      <w:r w:rsidR="008C1558">
        <w:rPr>
          <w:rFonts w:cs="Times New Roman"/>
        </w:rPr>
        <w:t xml:space="preserve"> </w:t>
      </w:r>
      <w:r w:rsidR="00311C98">
        <w:rPr>
          <w:rFonts w:cs="Times New Roman"/>
        </w:rPr>
        <w:fldChar w:fldCharType="begin" w:fldLock="1"/>
      </w:r>
      <w:r w:rsidR="00BB366E">
        <w:rPr>
          <w:rFonts w:cs="Times New Roman"/>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time","type":"article-journal","volume":"491"},"uris":["http://www.mendeley.com/documents/?uuid=cb269a45-1ef4-49b1-8d66-42f86c5e113e"]}],"mendeley":{"formattedCitation":"(Jetz et al., 2012)","plainTextFormattedCitation":"(Jetz et al., 2012)","previouslyFormattedCitation":"(Jetz et al., 2012)"},"properties":{"noteIndex":0},"schema":"https://github.com/citation-style-language/schema/raw/master/csl-citation.json"}</w:instrText>
      </w:r>
      <w:r w:rsidR="00311C98">
        <w:rPr>
          <w:rFonts w:cs="Times New Roman"/>
        </w:rPr>
        <w:fldChar w:fldCharType="separate"/>
      </w:r>
      <w:r w:rsidR="00BB366E" w:rsidRPr="00BB366E">
        <w:rPr>
          <w:rFonts w:cs="Times New Roman"/>
          <w:noProof/>
        </w:rPr>
        <w:t>(Jetz et al., 2012)</w:t>
      </w:r>
      <w:r w:rsidR="00311C98">
        <w:rPr>
          <w:rFonts w:cs="Times New Roman"/>
        </w:rPr>
        <w:fldChar w:fldCharType="end"/>
      </w:r>
      <w:r>
        <w:rPr>
          <w:rFonts w:cs="Times New Roman"/>
        </w:rPr>
        <w:t>, mammals</w:t>
      </w:r>
      <w:r w:rsidR="00311C98">
        <w:rPr>
          <w:rFonts w:cs="Times New Roman"/>
        </w:rPr>
        <w:t xml:space="preserve"> </w:t>
      </w:r>
      <w:r w:rsidR="00311C98">
        <w:rPr>
          <w:rFonts w:cs="Times New Roman"/>
        </w:rPr>
        <w:fldChar w:fldCharType="begin" w:fldLock="1"/>
      </w:r>
      <w:r w:rsidR="00BB366E">
        <w:rPr>
          <w:rFonts w:cs="Times New Roman"/>
        </w:rPr>
        <w:instrText>ADDIN CSL_CITATION {"citationItems":[{"id":"ITEM-1","itemData":{"DOI":"10.1371/journal.pbio.3000494","ISSN":"1545-7885","author":[{"dropping-particle":"","family":"Upham","given":"Nathan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Biology","id":"ITEM-1","issue":"12","issued":{"date-parts":[["2019"]]},"page":"e3000494","publisher":"Public Library of Science (PLoS)","title":"Inferring the mammal tree: Species-level sets of phylogenies for questions in ecology, evolution, and conservation","type":"article-journal","volume":"17"},"uris":["http://www.mendeley.com/documents/?uuid=e85dc5b7-a980-4c93-a3a9-d017251044bf","http://www.mendeley.com/documents/?uuid=96e83864-9c81-47c6-9891-490c28521cec"]}],"mendeley":{"formattedCitation":"(Upham et al., 2019)","plainTextFormattedCitation":"(Upham et al., 2019)","previouslyFormattedCitation":"(Upham et al., 2019)"},"properties":{"noteIndex":0},"schema":"https://github.com/citation-style-language/schema/raw/master/csl-citation.json"}</w:instrText>
      </w:r>
      <w:r w:rsidR="00311C98">
        <w:rPr>
          <w:rFonts w:cs="Times New Roman"/>
        </w:rPr>
        <w:fldChar w:fldCharType="separate"/>
      </w:r>
      <w:r w:rsidR="00BB366E" w:rsidRPr="00BB366E">
        <w:rPr>
          <w:rFonts w:cs="Times New Roman"/>
          <w:noProof/>
        </w:rPr>
        <w:t>(Upham et al., 2019)</w:t>
      </w:r>
      <w:r w:rsidR="00311C98">
        <w:rPr>
          <w:rFonts w:cs="Times New Roman"/>
        </w:rPr>
        <w:fldChar w:fldCharType="end"/>
      </w:r>
      <w:r>
        <w:rPr>
          <w:rFonts w:cs="Times New Roman"/>
        </w:rPr>
        <w:t>, amphibians</w:t>
      </w:r>
      <w:r w:rsidR="00311C98">
        <w:rPr>
          <w:rFonts w:cs="Times New Roman"/>
        </w:rPr>
        <w:t xml:space="preserve"> </w:t>
      </w:r>
      <w:r w:rsidR="00311C98">
        <w:rPr>
          <w:rFonts w:cs="Times New Roman"/>
        </w:rPr>
        <w:fldChar w:fldCharType="begin" w:fldLock="1"/>
      </w:r>
      <w:r w:rsidR="00BB366E">
        <w:rPr>
          <w:rFonts w:cs="Times New Roman"/>
        </w:rPr>
        <w:instrText>ADDIN CSL_CITATION {"citationItems":[{"id":"ITEM-1","itemData":{"DOI":"10.1038/s41559-018-0515-5","ISSN":"2397334X","PMID":"29581588","abstract":"Human activities continue to Erode the tree of life, requiring us to prioritize research and conservation. Amphibians represent key victims and bellwethers of global change, and the need for action to conserve them is drastically outpacing knowledge. We provide a phylogeny incorporating nearly all extant amphibians (7,238 species). Current amphibian diversity is composed of both older, depauperate lineages and extensive, more recent tropical radiations found in select clades. Frog and salamander diversification increased strongly after the Cretaceous-Palaeogene boundary, preceded by a potential mass-extinction event in salamanders. Diversification rates of subterranean caecilians varied little over time. Biogeographically, the Afro- and Neotropics harbour a particularly high proportion of Gondwanan relicts, comprising species with high evolutionary distinctiveness (ED). These high-ED species represent a large portion of the branches in the present tree: around 28% of all phylogenetic diversity comes from species in the top 10% of ED. The association between ED and imperilment is weak, but many species with high ED are now imperilled or lack formal threat status, suggesting opportunities for integrating evolutionary position and phylogenetic heritage in addressing the current extinction crisis. By providing a phylogenetic estimate for extant amphibians and identifying their threats and ED, we offer a preliminary basis for a quantitatively informed global approach to conserving the amphibian tree of life.","author":[{"dropping-particle":"","family":"Jetz","given":"Walter","non-dropping-particle":"","parse-names":false,"suffix":""},{"dropping-particle":"","family":"Pyron","given":"R. Alexander","non-dropping-particle":"","parse-names":false,"suffix":""}],"container-title":"Nature Ecology and Evolution","id":"ITEM-1","issue":"5","issued":{"date-parts":[["2018"]]},"page":"850-858","publisher":"Springer US","title":"The interplay of past diversification and evolutionary isolation with present imperilment across the amphibian tree of life","type":"article-journal","volume":"2"},"uris":["http://www.mendeley.com/documents/?uuid=c050c2a0-dc65-41a3-9948-2168308b686e","http://www.mendeley.com/documents/?uuid=f501add2-1099-4b3c-ac97-c6d0fa3f0b93"]}],"mendeley":{"formattedCitation":"(Jetz and Pyron, 2018)","plainTextFormattedCitation":"(Jetz and Pyron, 2018)","previouslyFormattedCitation":"(Jetz and Pyron, 2018)"},"properties":{"noteIndex":0},"schema":"https://github.com/citation-style-language/schema/raw/master/csl-citation.json"}</w:instrText>
      </w:r>
      <w:r w:rsidR="00311C98">
        <w:rPr>
          <w:rFonts w:cs="Times New Roman"/>
        </w:rPr>
        <w:fldChar w:fldCharType="separate"/>
      </w:r>
      <w:r w:rsidR="00BB366E" w:rsidRPr="00BB366E">
        <w:rPr>
          <w:rFonts w:cs="Times New Roman"/>
          <w:noProof/>
        </w:rPr>
        <w:t>(Jetz and Pyron, 2018)</w:t>
      </w:r>
      <w:r w:rsidR="00311C98">
        <w:rPr>
          <w:rFonts w:cs="Times New Roman"/>
        </w:rPr>
        <w:fldChar w:fldCharType="end"/>
      </w:r>
      <w:r>
        <w:rPr>
          <w:rFonts w:cs="Times New Roman"/>
        </w:rPr>
        <w:t>, squamates</w:t>
      </w:r>
      <w:r w:rsidR="00311C98">
        <w:rPr>
          <w:rFonts w:cs="Times New Roman"/>
        </w:rPr>
        <w:t xml:space="preserve"> </w:t>
      </w:r>
      <w:r w:rsidR="00311C98">
        <w:rPr>
          <w:rFonts w:cs="Times New Roman"/>
        </w:rPr>
        <w:fldChar w:fldCharType="begin" w:fldLock="1"/>
      </w:r>
      <w:r w:rsidR="00BB366E">
        <w:rPr>
          <w:rFonts w:cs="Times New Roman"/>
        </w:rPr>
        <w:instrText>ADDIN CSL_CITATION {"citationItems":[{"id":"ITEM-1","itemData":{"DOI":"10.1016/j.biocon.2016.03.039","ISSN":"0006-3207","author":[{"dropping-particle":"","family":"Tonini","given":"João Filipe Riva","non-dropping-particle":"","parse-names":false,"suffix":""},{"dropping-particle":"","family":"Beard","given":"Karen H","non-dropping-particle":"","parse-names":false,"suffix":""},{"dropping-particle":"","family":"Ferreira","given":"Rodrigo Barbosa","non-dropping-particle":"","parse-names":false,"suffix":""},{"dropping-particle":"","family":"Jetz","given":"Walter","non-dropping-particle":"","parse-names":false,"suffix":""},{"dropping-particle":"","family":"Pyron","given":"R Alexander","non-dropping-particle":"","parse-names":false,"suffix":""}],"container-title":"Biological Conservation","id":"ITEM-1","issued":{"date-parts":[["2016"]]},"page":"23-31","publisher":"Elsevier BV","title":"Fully-sampled phylogenies of squamates reveal evolutionary patterns in threat status","type":"article-journal","volume":"204"},"uris":["http://www.mendeley.com/documents/?uuid=00cfc025-c57e-4313-b0b3-f948e0cd96e4","http://www.mendeley.com/documents/?uuid=a5b47c21-3eea-4e8f-883d-86bb7a00419e"]}],"mendeley":{"formattedCitation":"(Tonini et al., 2016)","plainTextFormattedCitation":"(Tonini et al., 2016)","previouslyFormattedCitation":"(Tonini et al., 2016)"},"properties":{"noteIndex":0},"schema":"https://github.com/citation-style-language/schema/raw/master/csl-citation.json"}</w:instrText>
      </w:r>
      <w:r w:rsidR="00311C98">
        <w:rPr>
          <w:rFonts w:cs="Times New Roman"/>
        </w:rPr>
        <w:fldChar w:fldCharType="separate"/>
      </w:r>
      <w:r w:rsidR="00BB366E" w:rsidRPr="00BB366E">
        <w:rPr>
          <w:rFonts w:cs="Times New Roman"/>
          <w:noProof/>
        </w:rPr>
        <w:t>(Tonini et al., 2016)</w:t>
      </w:r>
      <w:r w:rsidR="00311C98">
        <w:rPr>
          <w:rFonts w:cs="Times New Roman"/>
        </w:rPr>
        <w:fldChar w:fldCharType="end"/>
      </w:r>
      <w:r w:rsidR="00BC48DB">
        <w:rPr>
          <w:rFonts w:cs="Times New Roman"/>
        </w:rPr>
        <w:t xml:space="preserve">, </w:t>
      </w:r>
      <w:r>
        <w:rPr>
          <w:rFonts w:cs="Times New Roman"/>
        </w:rPr>
        <w:t>sharks</w:t>
      </w:r>
      <w:r w:rsidR="00311C98">
        <w:rPr>
          <w:rFonts w:cs="Times New Roman"/>
        </w:rPr>
        <w:t xml:space="preserve"> </w:t>
      </w:r>
      <w:r w:rsidR="00311C98">
        <w:rPr>
          <w:rFonts w:cs="Times New Roman"/>
        </w:rPr>
        <w:fldChar w:fldCharType="begin" w:fldLock="1"/>
      </w:r>
      <w:r w:rsidR="00BB366E">
        <w:rPr>
          <w:rFonts w:cs="Times New Roman"/>
        </w:rPr>
        <w:instrText>ADDIN CSL_CITATION {"citationItems":[{"id":"ITEM-1","itemData":{"DOI":"10.1038/s41559-017-0448-4","ISSN":"2397-334X","author":[{"dropping-particle":"","family":"Stein","given":"R William","non-dropping-particle":"","parse-names":false,"suffix":""},{"dropping-particle":"","family":"Mull","given":"Christopher G","non-dropping-particle":"","parse-names":false,"suffix":""},{"dropping-particle":"","family":"Kuhn","given":"Tyler S","non-dropping-particle":"","parse-names":false,"suffix":""},{"dropping-particle":"","family":"Aschliman","given":"Neil C","non-dropping-particle":"","parse-names":false,"suffix":""},{"dropping-particle":"","family":"Davidson","given":"Lindsay N K","non-dropping-particle":"","parse-names":false,"suffix":""},{"dropping-particle":"","family":"Joy","given":"Jeffrey B","non-dropping-particle":"","parse-names":false,"suffix":""},{"dropping-particle":"","family":"Smith","given":"Gordon J","non-dropping-particle":"","parse-names":false,"suffix":""},{"dropping-particle":"","family":"Dulvy","given":"Nicholas K","non-dropping-particle":"","parse-names":false,"suffix":""},{"dropping-particle":"","family":"Mooers","given":"Arne O","non-dropping-particle":"","parse-names":false,"suffix":""}],"container-title":"Nature Ecology &amp; Evolution","id":"ITEM-1","issue":"2","issued":{"date-parts":[["2018"]]},"page":"288-298","publisher":"Springer Science and Business Media LLC","title":"Global priorities for conserving the evolutionary history of sharks, rays and chimaeras","type":"article-journal","volume":"2"},"uris":["http://www.mendeley.com/documents/?uuid=bc858401-d741-44e2-bd1b-e5dd78349c5a","http://www.mendeley.com/documents/?uuid=5fefb9ac-f5fc-4742-8ca6-7900041c1723"]}],"mendeley":{"formattedCitation":"(Stein et al., 2018)","plainTextFormattedCitation":"(Stein et al., 2018)","previouslyFormattedCitation":"(Stein et al., 2018)"},"properties":{"noteIndex":0},"schema":"https://github.com/citation-style-language/schema/raw/master/csl-citation.json"}</w:instrText>
      </w:r>
      <w:r w:rsidR="00311C98">
        <w:rPr>
          <w:rFonts w:cs="Times New Roman"/>
        </w:rPr>
        <w:fldChar w:fldCharType="separate"/>
      </w:r>
      <w:r w:rsidR="00311C98" w:rsidRPr="00311C98">
        <w:rPr>
          <w:rFonts w:cs="Times New Roman"/>
          <w:noProof/>
        </w:rPr>
        <w:t>(Stein et al., 2018)</w:t>
      </w:r>
      <w:r w:rsidR="00311C98">
        <w:rPr>
          <w:rFonts w:cs="Times New Roman"/>
        </w:rPr>
        <w:fldChar w:fldCharType="end"/>
      </w:r>
      <w:r w:rsidR="00254EF4">
        <w:rPr>
          <w:rFonts w:cs="Times New Roman"/>
        </w:rPr>
        <w:t>,</w:t>
      </w:r>
      <w:r w:rsidR="009F42E3">
        <w:rPr>
          <w:rFonts w:cs="Times New Roman"/>
        </w:rPr>
        <w:t xml:space="preserve"> and plants </w:t>
      </w:r>
      <w:r w:rsidR="009F42E3">
        <w:rPr>
          <w:rFonts w:cs="Times New Roman"/>
        </w:rPr>
        <w:fldChar w:fldCharType="begin" w:fldLock="1"/>
      </w:r>
      <w:r w:rsidR="00BB366E">
        <w:rPr>
          <w:rFonts w:cs="Times New Roman"/>
        </w:rPr>
        <w:instrText>ADDIN CSL_CITATION {"citationItems":[{"id":"ITEM-1","itemData":{"DOI":"10.1111/nph.13264","ISSN":"14698137","PMID":"25615647","abstract":"The establishment of modern terrestrial life is indissociable from angiosperm evolution. While available molecular clock estimates of angiosperm age range from the Paleozoic to the Late Cretaceous, the fossil record is consistent with angiosperm diversification in the Early Cretaceous. The time-frame of angiosperm evolution is here estimated using a sample representing 87% of families and sequences of five plastid and nuclear markers, implementing penalized likelihood and Bayesian relaxed clocks. A literature-based review of the palaeontological record yielded calibrations for 137 phylogenetic nodes. The angiosperm crown age was bound within a confidence interval calculated with a method that considers the fossil record of the group. An Early Cretaceous crown angiosperm age was estimated with high confidence. Magnoliidae, Monocotyledoneae and Eudicotyledoneae diversified synchronously 135-130 million yr ago (Ma); Pentapetalae is 126-121 Ma; and Rosidae (123-115 Ma) preceded Asteridae (119-110 Ma). Family stem ages are continuously distributed between c. 140 and 20 Ma. This time-frame documents an early phylogenetic proliferation that led to the establishment of major angiosperm lineages, and the origin of over half of extant families, in the Cretaceous. While substantial amounts of angiosperm morphological and functional diversity have deep evolutionary roots, extant species richness was probably acquired later.","author":[{"dropping-particle":"","family":"Magallón","given":"Susana","non-dropping-particle":"","parse-names":false,"suffix":""},{"dropping-particle":"","family":"Gómez-Acevedo","given":"Sandra","non-dropping-particle":"","parse-names":false,"suffix":""},{"dropping-particle":"","family":"Sánchez-Reyes","given":"Luna L.","non-dropping-particle":"","parse-names":false,"suffix":""},{"dropping-particle":"","family":"Hernández-Hernández","given":"Tania","non-dropping-particle":"","parse-names":false,"suffix":""}],"container-title":"New Phytologist","id":"ITEM-1","issue":"2","issued":{"date-parts":[["2015"]]},"page":"437-453","title":"A metacalibrated time-tree documents the early rise of flowering plant phylogenetic diversity","type":"article-journal","volume":"207"},"uris":["http://www.mendeley.com/documents/?uuid=19e922a4-5fb5-4234-9f85-531a547c8614","http://www.mendeley.com/documents/?uuid=6db1dcef-61e2-4b3e-a5ad-efd50952dabe"]}],"mendeley":{"formattedCitation":"(Magallón et al., 2015)","manualFormatting":"(Magallón et al., 2015)","plainTextFormattedCitation":"(Magallón et al., 2015)","previouslyFormattedCitation":"(Magallón et al., 2015)"},"properties":{"noteIndex":0},"schema":"https://github.com/citation-style-language/schema/raw/master/csl-citation.json"}</w:instrText>
      </w:r>
      <w:r w:rsidR="009F42E3">
        <w:rPr>
          <w:rFonts w:cs="Times New Roman"/>
        </w:rPr>
        <w:fldChar w:fldCharType="separate"/>
      </w:r>
      <w:r w:rsidR="009F42E3" w:rsidRPr="00D51236">
        <w:rPr>
          <w:rFonts w:cs="Times New Roman"/>
          <w:noProof/>
        </w:rPr>
        <w:t>(Magallón</w:t>
      </w:r>
      <w:r w:rsidR="009F42E3">
        <w:rPr>
          <w:rFonts w:cs="Times New Roman"/>
          <w:noProof/>
        </w:rPr>
        <w:t xml:space="preserve"> et al.</w:t>
      </w:r>
      <w:r w:rsidR="009F42E3" w:rsidRPr="00D51236">
        <w:rPr>
          <w:rFonts w:cs="Times New Roman"/>
          <w:noProof/>
        </w:rPr>
        <w:t>, 2015)</w:t>
      </w:r>
      <w:r w:rsidR="009F42E3">
        <w:rPr>
          <w:rFonts w:cs="Times New Roman"/>
        </w:rPr>
        <w:fldChar w:fldCharType="end"/>
      </w:r>
      <w:r w:rsidR="008C1558">
        <w:rPr>
          <w:rFonts w:cs="Times New Roman"/>
        </w:rPr>
        <w:t xml:space="preserve">, which </w:t>
      </w:r>
      <w:r w:rsidR="00300061">
        <w:rPr>
          <w:rFonts w:cs="Times New Roman"/>
        </w:rPr>
        <w:t>also have</w:t>
      </w:r>
      <w:r w:rsidR="008C1558">
        <w:rPr>
          <w:rFonts w:cs="Times New Roman"/>
        </w:rPr>
        <w:t xml:space="preserve"> powerful tools to generate phylogenetic trees</w:t>
      </w:r>
      <w:r w:rsidR="002218FD">
        <w:rPr>
          <w:rFonts w:cs="Times New Roman"/>
        </w:rPr>
        <w:t xml:space="preserve"> for local/regional pools of species</w:t>
      </w:r>
      <w:r w:rsidR="00852D26">
        <w:rPr>
          <w:rFonts w:cs="Times New Roman"/>
        </w:rPr>
        <w:t xml:space="preserve"> </w:t>
      </w:r>
      <w:r w:rsidR="009F42E3">
        <w:rPr>
          <w:rFonts w:cs="Times New Roman"/>
        </w:rPr>
        <w:t>(</w:t>
      </w:r>
      <w:r w:rsidR="001E42C9" w:rsidRPr="00BB3A9A">
        <w:rPr>
          <w:rFonts w:cs="Times New Roman"/>
          <w:i/>
        </w:rPr>
        <w:t>e.g.</w:t>
      </w:r>
      <w:r w:rsidR="001E42C9">
        <w:rPr>
          <w:rFonts w:cs="Times New Roman"/>
          <w:i/>
        </w:rPr>
        <w:t>,</w:t>
      </w:r>
      <w:r w:rsidR="001E42C9">
        <w:rPr>
          <w:rFonts w:cs="Times New Roman"/>
        </w:rPr>
        <w:t xml:space="preserve"> </w:t>
      </w:r>
      <w:r w:rsidR="001E42C9">
        <w:rPr>
          <w:rFonts w:cs="Times New Roman"/>
        </w:rPr>
        <w:fldChar w:fldCharType="begin" w:fldLock="1"/>
      </w:r>
      <w:r w:rsidR="00BB366E">
        <w:rPr>
          <w:rFonts w:cs="Times New Roman"/>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a4673d81-9017-4020-af49-3b5bb1d86824","http://www.mendeley.com/documents/?uuid=d92bc29b-91b3-469d-aa0b-3d3bbbefffa9"]},{"id":"ITEM-2","itemData":{"DOI":"10.1111/j.1471-8286.2004.00829.x","ISBN":"9252293655","ISSN":"14718278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 © 2005 Blackwell Publishing Ltd.","author":[{"dropping-particle":"","family":"Webb","given":"Campbell O.","non-dropping-particle":"","parse-names":false,"suffix":""},{"dropping-particle":"","family":"Donoghue","given":"Michael J.","non-dropping-particle":"","parse-names":false,"suffix":""}],"container-title":"Molecular Ecology Notes","id":"ITEM-2","issue":"1","issued":{"date-parts":[["2005"]]},"page":"181-183","title":"Phylomatic: Tree assembly for applied phylogenetics","type":"article-journal","volume":"5"},"uris":["http://www.mendeley.com/documents/?uuid=2d7f2dff-2348-480d-959d-147a0670582c"]}],"mendeley":{"formattedCitation":"(Jin and Qian, 2019; Webb and Donoghue, 2005)","manualFormatting":"Webb &amp; Donoghue 2005 for mammals and plants; Jin &amp; Qian 2019 for plants, to the others see http://vertlife.org/phylosubsets/)","plainTextFormattedCitation":"(Jin and Qian, 2019; Webb and Donoghue, 2005)","previouslyFormattedCitation":"(Jin and Qian, 2019; Webb and Donoghue, 2005)"},"properties":{"noteIndex":0},"schema":"https://github.com/citation-style-language/schema/raw/master/csl-citation.json"}</w:instrText>
      </w:r>
      <w:r w:rsidR="001E42C9">
        <w:rPr>
          <w:rFonts w:cs="Times New Roman"/>
        </w:rPr>
        <w:fldChar w:fldCharType="separate"/>
      </w:r>
      <w:r w:rsidR="001E42C9" w:rsidRPr="005A4B93">
        <w:rPr>
          <w:rFonts w:cs="Times New Roman"/>
          <w:noProof/>
        </w:rPr>
        <w:t xml:space="preserve">Webb </w:t>
      </w:r>
      <w:r w:rsidR="001E42C9">
        <w:rPr>
          <w:rFonts w:cs="Times New Roman"/>
          <w:noProof/>
        </w:rPr>
        <w:t>&amp;</w:t>
      </w:r>
      <w:r w:rsidR="001E42C9" w:rsidRPr="005A4B93">
        <w:rPr>
          <w:rFonts w:cs="Times New Roman"/>
          <w:noProof/>
        </w:rPr>
        <w:t xml:space="preserve"> Donoghue 2005</w:t>
      </w:r>
      <w:r w:rsidR="001E42C9">
        <w:rPr>
          <w:rFonts w:cs="Times New Roman"/>
          <w:noProof/>
        </w:rPr>
        <w:t xml:space="preserve"> for mammals and plants</w:t>
      </w:r>
      <w:r w:rsidR="001E42C9" w:rsidRPr="005A4B93">
        <w:rPr>
          <w:rFonts w:cs="Times New Roman"/>
          <w:noProof/>
        </w:rPr>
        <w:t xml:space="preserve">; Jin </w:t>
      </w:r>
      <w:r w:rsidR="001E42C9">
        <w:rPr>
          <w:rFonts w:cs="Times New Roman"/>
          <w:noProof/>
        </w:rPr>
        <w:t>&amp;</w:t>
      </w:r>
      <w:r w:rsidR="001E42C9" w:rsidRPr="005A4B93">
        <w:rPr>
          <w:rFonts w:cs="Times New Roman"/>
          <w:noProof/>
        </w:rPr>
        <w:t xml:space="preserve"> Qian 2019</w:t>
      </w:r>
      <w:r w:rsidR="001E42C9">
        <w:rPr>
          <w:rFonts w:cs="Times New Roman"/>
          <w:noProof/>
        </w:rPr>
        <w:t xml:space="preserve"> for plants, to the others see </w:t>
      </w:r>
      <w:r w:rsidR="001E42C9" w:rsidRPr="001E42C9">
        <w:rPr>
          <w:rFonts w:cs="Times New Roman"/>
          <w:noProof/>
        </w:rPr>
        <w:t>http://vertlife.org/phylosubsets/</w:t>
      </w:r>
      <w:r w:rsidR="001E42C9" w:rsidRPr="005A4B93">
        <w:rPr>
          <w:rFonts w:cs="Times New Roman"/>
          <w:noProof/>
        </w:rPr>
        <w:t>)</w:t>
      </w:r>
      <w:r w:rsidR="001E42C9">
        <w:rPr>
          <w:rFonts w:cs="Times New Roman"/>
        </w:rPr>
        <w:fldChar w:fldCharType="end"/>
      </w:r>
      <w:r w:rsidR="008C1558">
        <w:rPr>
          <w:rFonts w:cs="Times New Roman"/>
        </w:rPr>
        <w:t>.</w:t>
      </w:r>
      <w:r w:rsidR="00C314A8">
        <w:rPr>
          <w:rFonts w:cs="Times New Roman"/>
        </w:rPr>
        <w:t xml:space="preserve"> </w:t>
      </w:r>
      <w:r w:rsidR="00075147">
        <w:rPr>
          <w:rFonts w:cs="Times New Roman"/>
        </w:rPr>
        <w:t>Inversely</w:t>
      </w:r>
      <w:r w:rsidR="00C63315">
        <w:rPr>
          <w:rFonts w:cs="Times New Roman"/>
        </w:rPr>
        <w:t>, available phylogenies for b</w:t>
      </w:r>
      <w:r w:rsidR="008240DA">
        <w:rPr>
          <w:rFonts w:cs="Times New Roman"/>
        </w:rPr>
        <w:t xml:space="preserve">ony </w:t>
      </w:r>
      <w:r w:rsidR="00594D43">
        <w:rPr>
          <w:rFonts w:cs="Times New Roman"/>
        </w:rPr>
        <w:t xml:space="preserve">fishes </w:t>
      </w:r>
      <w:r w:rsidR="007D3E2B">
        <w:rPr>
          <w:rFonts w:cs="Times New Roman"/>
        </w:rPr>
        <w:fldChar w:fldCharType="begin" w:fldLock="1"/>
      </w:r>
      <w:r w:rsidR="00311C98">
        <w:rPr>
          <w:rFonts w:cs="Times New Roman"/>
        </w:rPr>
        <w:instrText>ADDIN CSL_CITATION {"citationItems":[{"id":"ITEM-1","itemData":{"DOI":"10.1186/s12862-017-0958-3","ISSN":"14712148","PMID":"28683774","abstract":"Background: Fish classifications, as those of most other taxonomic groups, are being transformed drastically as new molecular phylogenies provide support for natural groups that were unanticipated by previous studies. A brief review of the main criteria used by ichthyologists to define their classifications during the last 50 years, however, reveals slow progress towards using an explicit phylogenetic framework. Instead, the trend has been to rely, in varying degrees, on deep-rooted anatomical concepts and authority, often mixing taxa with explicit phylogenetic support with arbitrary groupings. Two leading sources in ichthyology frequently used for fish classifications (JS Nelson's volumes of Fishes of the World and W. Eschmeyer's Catalog of Fishes) fail to adopt a global phylogenetic framework despite much recent progress made towards the resolution of the fish Tree of Life. The first explicit phylogenetic classification of bony fishes was published in 2013, based on a comprehensive molecular phylogeny (www.deepfin.org). We here update the first version of that classification by incorporating the most recent phylogenetic results. Results: The updated classification presented here is based on phylogenies inferred using molecular and genomic data for nearly 2000 fishes. A total of 72 orders (and 79 suborders) are recognized in this version, compared with 66 orders in version 1. The phylogeny resolves placement of 410 families, or ~80% of the total of 514 families of bony fishes currently recognized. The ordinal status of 30 percomorph families included in this study, however, remains uncertain (incertae sedis in the series Carangaria, Ovalentaria, or Eupercaria). Comments to support taxonomic decisions and comparisons with conflicting taxonomic groups proposed by others are presented. We also highlight cases were morphological support exist for the groups being classified. Conclusions: This version of the phylogenetic classification of bony fishes is substantially improved, providing resolution for more taxa than previous versions, based on more densely sampled phylogenetic trees. The classification presented in this study represents, unlike any other, the most up-to-date hypothesis of the Tree of Life of fishes.","author":[{"dropping-particle":"","family":"Betancur","given":"Ricardo R.","non-dropping-particle":"","parse-names":false,"suffix":""},{"dropping-particle":"","family":"Wiley","given":"Edward O.","non-dropping-particle":"","parse-names":false,"suffix":""},{"dropping-particle":"","family":"Arratia","given":"Gloria","non-dropping-particle":"","parse-names":false,"suffix":""},{"dropping-particle":"","family":"Acero","given":"Arturo","non-dropping-particle":"","parse-names":false,"suffix":""},{"dropping-particle":"","family":"Bailly","given":"Nicolas","non-dropping-particle":"","parse-names":false,"suffix":""},{"dropping-particle":"","family":"Miya","given":"Masaki","non-dropping-particle":"","parse-names":false,"suffix":""},{"dropping-particle":"","family":"Lecointre","given":"Guillaume","non-dropping-particle":"","parse-names":false,"suffix":""},{"dropping-particle":"","family":"Ortí","given":"Guillermo","non-dropping-particle":"","parse-names":false,"suffix":""}],"container-title":"BMC Evolutionary Biology","id":"ITEM-1","issue":"1","issued":{"date-parts":[["2017"]]},"page":"1-40","publisher":"BMC Evolutionary Biology","title":"Phylogenetic classification of bony fishes","type":"article-journal","volume":"17"},"uris":["http://www.mendeley.com/documents/?uuid=622e0283-f9de-43da-b0e9-5e0e6bbdf027","http://www.mendeley.com/documents/?uuid=f111d76c-aef6-4068-9bcb-6dce3f9d4cd7"]},{"id":"ITEM-2","itemData":{"DOI":"10.1038/s41586-018-0273-1","ISBN":"4158601802731","ISSN":"14764687","abstract":"Far more species of organisms are found in the tropics than in temperate and polar regions, but the evolutionary and ecological causes of this pattern remain controversial 1,2 . Tropical marine fish communities are much more diverse than cold-water fish communities found at higher latitudes 3,4, and several explanations for this latitudinal diversity gradient propose that warm reef environments serve as evolutionary 'hotspots' for species formation 5-8 . Here we test the relationship between latitude, species richness and speciation rate across marine fishes. We assembled a time-calibrated phylogeny of all ray-finned fishes (31,526 tips, of which 11,638 had genetic data) and used this framework to describe the spatial dynamics of speciation in the marine realm. We show that the fastest rates of speciation occur in species-poor regions outside the tropics, and that high-latitude fish lineages form new species at much faster rates than their tropical counterparts. High rates of speciation occur in geographical regions that are characterized by low surface temperatures and high endemism. Our results reject a broad class of mechanisms under which the tropics serve as an evolutionary cradle for marine fish diversity and raise new questions about why the coldest oceans on Earth are present-day hotspots of species formation.","author":[{"dropping-particle":"","family":"Rabosky","given":"Daniel L.","non-dropping-particle":"","parse-names":false,"suffix":""},{"dropping-particle":"","family":"Chang","given":"Jonathan","non-dropping-particle":"","parse-names":false,"suffix":""},{"dropping-particle":"","family":"Title","given":"Pascal O.","non-dropping-particle":"","parse-names":false,"suffix":""},{"dropping-particle":"","family":"Cowman","given":"Peter F.","non-dropping-particle":"","parse-names":false,"suffix":""},{"dropping-particle":"","family":"Sallan","given":"Lauren","non-dropping-particle":"","parse-names":false,"suffix":""},{"dropping-particle":"","family":"Friedman","given":"Matt","non-dropping-particle":"","parse-names":false,"suffix":""},{"dropping-particle":"","family":"Kaschner","given":"Kristin","non-dropping-particle":"","parse-names":false,"suffix":""},{"dropping-particle":"","family":"Garilao","given":"Cristina","non-dropping-particle":"","parse-names":false,"suffix":""},{"dropping-particle":"","family":"Near","given":"Thomas J.","non-dropping-particle":"","parse-names":false,"suffix":""},{"dropping-particle":"","family":"Coll","given":"Marta","non-dropping-particle":"","parse-names":false,"suffix":""},{"dropping-particle":"","family":"Alfaro","given":"Michael E.","non-dropping-particle":"","parse-names":false,"suffix":""}],"container-title":"Nature","id":"ITEM-2","issue":"7714","issued":{"date-parts":[["2018"]]},"page":"392-395","publisher":"Springer US","title":"An inverse latitudinal gradient in speciation rate for marine fishes","type":"article-journal","volume":"559"},"uris":["http://www.mendeley.com/documents/?uuid=d9968e7c-0d80-431a-98a4-681180e881a0","http://www.mendeley.com/documents/?uuid=b38ce2fb-d18f-41e8-bc17-e3f3f42a68be"]}],"mendeley":{"formattedCitation":"(Betancur et al., 2017; Rabosky et al., 2018)","plainTextFormattedCitation":"(Betancur et al., 2017; Rabosky et al., 2018)","previouslyFormattedCitation":"(Betancur et al., 2017; Rabosky et al., 2018)"},"properties":{"noteIndex":0},"schema":"https://github.com/citation-style-language/schema/raw/master/csl-citation.json"}</w:instrText>
      </w:r>
      <w:r w:rsidR="007D3E2B">
        <w:rPr>
          <w:rFonts w:cs="Times New Roman"/>
        </w:rPr>
        <w:fldChar w:fldCharType="separate"/>
      </w:r>
      <w:r w:rsidR="00D51236" w:rsidRPr="00D51236">
        <w:rPr>
          <w:rFonts w:cs="Times New Roman"/>
          <w:noProof/>
        </w:rPr>
        <w:t>(Betancur et al., 2017; Rabosky et al., 2018)</w:t>
      </w:r>
      <w:r w:rsidR="007D3E2B">
        <w:rPr>
          <w:rFonts w:cs="Times New Roman"/>
        </w:rPr>
        <w:fldChar w:fldCharType="end"/>
      </w:r>
      <w:r w:rsidR="00C63315">
        <w:rPr>
          <w:rFonts w:cs="Times New Roman"/>
        </w:rPr>
        <w:t xml:space="preserve"> </w:t>
      </w:r>
      <w:r w:rsidR="00F20BD3">
        <w:rPr>
          <w:rFonts w:cs="Times New Roman"/>
        </w:rPr>
        <w:t xml:space="preserve">display </w:t>
      </w:r>
      <w:r w:rsidR="00910A7B">
        <w:rPr>
          <w:rFonts w:cs="Times New Roman"/>
        </w:rPr>
        <w:t xml:space="preserve">issues </w:t>
      </w:r>
      <w:r w:rsidR="00F20BD3">
        <w:rPr>
          <w:rFonts w:cs="Times New Roman"/>
        </w:rPr>
        <w:t>related to</w:t>
      </w:r>
      <w:r w:rsidR="00910A7B">
        <w:rPr>
          <w:rFonts w:cs="Times New Roman"/>
        </w:rPr>
        <w:t xml:space="preserve"> </w:t>
      </w:r>
      <w:r w:rsidR="00F20BD3">
        <w:rPr>
          <w:rFonts w:cs="Times New Roman"/>
        </w:rPr>
        <w:t xml:space="preserve">the </w:t>
      </w:r>
      <w:r w:rsidR="00910A7B">
        <w:rPr>
          <w:rFonts w:cs="Times New Roman"/>
        </w:rPr>
        <w:t xml:space="preserve">taxonomic position </w:t>
      </w:r>
      <w:r w:rsidR="00550C94">
        <w:rPr>
          <w:rFonts w:cs="Times New Roman"/>
        </w:rPr>
        <w:t xml:space="preserve">of some clades </w:t>
      </w:r>
      <w:r w:rsidR="00910A7B">
        <w:rPr>
          <w:rFonts w:cs="Times New Roman"/>
        </w:rPr>
        <w:t>(e</w:t>
      </w:r>
      <w:r w:rsidR="00F20BD3">
        <w:rPr>
          <w:rFonts w:cs="Times New Roman"/>
        </w:rPr>
        <w:t>.</w:t>
      </w:r>
      <w:r w:rsidR="00910A7B">
        <w:rPr>
          <w:rFonts w:cs="Times New Roman"/>
        </w:rPr>
        <w:t>g.</w:t>
      </w:r>
      <w:r w:rsidR="00550C94">
        <w:rPr>
          <w:rFonts w:cs="Times New Roman"/>
        </w:rPr>
        <w:t>,</w:t>
      </w:r>
      <w:r w:rsidR="00910A7B">
        <w:rPr>
          <w:rFonts w:cs="Times New Roman"/>
        </w:rPr>
        <w:t xml:space="preserve"> non-monophyletic groups) and </w:t>
      </w:r>
      <w:r w:rsidR="00550C94">
        <w:rPr>
          <w:rFonts w:cs="Times New Roman"/>
        </w:rPr>
        <w:t>the lack</w:t>
      </w:r>
      <w:r w:rsidR="00910A7B">
        <w:rPr>
          <w:rFonts w:cs="Times New Roman"/>
        </w:rPr>
        <w:t xml:space="preserve"> of species </w:t>
      </w:r>
      <w:r w:rsidR="00550C94">
        <w:rPr>
          <w:rFonts w:cs="Times New Roman"/>
        </w:rPr>
        <w:t>representativeness</w:t>
      </w:r>
      <w:r w:rsidR="00654372">
        <w:rPr>
          <w:rFonts w:cs="Times New Roman"/>
        </w:rPr>
        <w:t>.</w:t>
      </w:r>
      <w:r w:rsidR="007D0784">
        <w:rPr>
          <w:rFonts w:cs="Times New Roman"/>
        </w:rPr>
        <w:t xml:space="preserve"> </w:t>
      </w:r>
      <w:r w:rsidR="00910A7B">
        <w:rPr>
          <w:rFonts w:cs="Times New Roman"/>
        </w:rPr>
        <w:t>The la</w:t>
      </w:r>
      <w:r w:rsidR="00CE5482">
        <w:rPr>
          <w:rFonts w:cs="Times New Roman"/>
        </w:rPr>
        <w:t>tter</w:t>
      </w:r>
      <w:r w:rsidR="00910A7B">
        <w:rPr>
          <w:rFonts w:cs="Times New Roman"/>
        </w:rPr>
        <w:t xml:space="preserve"> issue </w:t>
      </w:r>
      <w:r w:rsidR="00A5632F">
        <w:rPr>
          <w:rFonts w:cs="Times New Roman"/>
        </w:rPr>
        <w:t>hampers</w:t>
      </w:r>
      <w:r w:rsidR="00D25CD2">
        <w:rPr>
          <w:rFonts w:cs="Times New Roman"/>
        </w:rPr>
        <w:t xml:space="preserve"> </w:t>
      </w:r>
      <w:r w:rsidR="00FE54B9">
        <w:rPr>
          <w:rFonts w:cs="Times New Roman"/>
        </w:rPr>
        <w:t xml:space="preserve">answering </w:t>
      </w:r>
      <w:r w:rsidR="009544D7">
        <w:rPr>
          <w:rFonts w:cs="Times New Roman"/>
        </w:rPr>
        <w:t xml:space="preserve">some questions on the ecology and evolution of </w:t>
      </w:r>
      <w:r w:rsidR="00146604">
        <w:rPr>
          <w:rFonts w:cs="Times New Roman"/>
        </w:rPr>
        <w:t xml:space="preserve">ray-finned </w:t>
      </w:r>
      <w:r w:rsidR="009544D7">
        <w:rPr>
          <w:rFonts w:cs="Times New Roman"/>
        </w:rPr>
        <w:t>fishes</w:t>
      </w:r>
      <w:r w:rsidR="00031266">
        <w:rPr>
          <w:rFonts w:cs="Times New Roman"/>
        </w:rPr>
        <w:t xml:space="preserve"> by </w:t>
      </w:r>
      <w:r w:rsidR="00CE3BE4">
        <w:rPr>
          <w:rFonts w:cs="Times New Roman"/>
        </w:rPr>
        <w:t>generating</w:t>
      </w:r>
      <w:r w:rsidR="00064900">
        <w:rPr>
          <w:rFonts w:cs="Times New Roman"/>
        </w:rPr>
        <w:t xml:space="preserve"> inaccuracy </w:t>
      </w:r>
      <w:r w:rsidR="00146604">
        <w:rPr>
          <w:rFonts w:cs="Times New Roman"/>
        </w:rPr>
        <w:t xml:space="preserve">in </w:t>
      </w:r>
      <w:r w:rsidR="001F65BB">
        <w:rPr>
          <w:rFonts w:cs="Times New Roman"/>
        </w:rPr>
        <w:t>estimates of phylogenetic signal</w:t>
      </w:r>
      <w:r w:rsidR="00221549">
        <w:rPr>
          <w:rFonts w:cs="Times New Roman"/>
        </w:rPr>
        <w:t>, trait evolution, and phylogenetic diversity</w:t>
      </w:r>
      <w:r w:rsidR="00D62852">
        <w:rPr>
          <w:rFonts w:cs="Times New Roman"/>
        </w:rPr>
        <w:t xml:space="preserve"> (Seger et al. 2010</w:t>
      </w:r>
      <w:r w:rsidR="00BA66E4">
        <w:rPr>
          <w:rFonts w:cs="Times New Roman"/>
        </w:rPr>
        <w:t>;</w:t>
      </w:r>
      <w:r w:rsidR="00221549">
        <w:rPr>
          <w:rFonts w:cs="Times New Roman"/>
        </w:rPr>
        <w:t xml:space="preserve"> </w:t>
      </w:r>
      <w:r w:rsidR="009341A4">
        <w:rPr>
          <w:rFonts w:cs="Times New Roman"/>
        </w:rPr>
        <w:fldChar w:fldCharType="begin" w:fldLock="1"/>
      </w:r>
      <w:r w:rsidR="00BB366E">
        <w:rPr>
          <w:rFonts w:cs="Times New Roman"/>
        </w:rPr>
        <w:instrText>ADDIN CSL_CITATION {"citationItems":[{"id":"ITEM-1","itemData":{"DOI":"10.1111/j.1558-5646.2011.01574.x","ISSN":"00143820","PMID":"22759299","abstract":"Phylogenetic comparative methods may fail to produce meaningful results when either the underlying model is inappropriate or the data contain insufficient information to inform the inference. The ability to measure the statistical power of these methods has become crucial to ensure that data quantity keeps pace with growing model complexity. Through simulations, we show that commonly applied model choice methods based on information criteria can have remarkably high error rates; this can be a problem because methods to estimate the uncertainty or power are not widely known or applied. Furthermore, the power of comparative methods can depend significantly on the structure of the data. We describe a Monte Carlo-based method which addresses both of these challenges, and show how this approach both quantifies and substantially reduces errors relative to information criteria. The method also produces meaningful confidence intervals for model parameters. We illustrate how the power to distinguish different models, such as varying levels of selection, varies both with number of taxa and structure of the phylogeny. We provide an open-source implementation in the pmc (\"Phylogenetic Monte Carlo\") package for the R programming language. We hope such power analysis becomes a routine part of model comparison in comparative methods. © 2012 The Author(s). Evolution © 2012 The Society for the Study of Evolution.","author":[{"dropping-particle":"","family":"Boettiger","given":"Carl","non-dropping-particle":"","parse-names":false,"suffix":""},{"dropping-particle":"","family":"Coop","given":"Graham","non-dropping-particle":"","parse-names":false,"suffix":""},{"dropping-particle":"","family":"Ralph","given":"Peter","non-dropping-particle":"","parse-names":false,"suffix":""}],"container-title":"Evolution","id":"ITEM-1","issue":"7","issued":{"date-parts":[["2012"]]},"page":"2240-2251","title":"Is your phylogeny informative? Measuring the power of comparative methods","type":"article-journal","volume":"66"},"uris":["http://www.mendeley.com/documents/?uuid=c763eef8-d1eb-4fa9-b99e-5749d2143346","http://www.mendeley.com/documents/?uuid=d4e703f6-a358-423f-9ad7-4744d337a8c3"]}],"mendeley":{"formattedCitation":"(Boettiger et al., 2012)","manualFormatting":"Boettiger et al., 2012a)","plainTextFormattedCitation":"(Boettiger et al., 2012)","previouslyFormattedCitation":"(Boettiger et al., 2012)"},"properties":{"noteIndex":0},"schema":"https://github.com/citation-style-language/schema/raw/master/csl-citation.json"}</w:instrText>
      </w:r>
      <w:r w:rsidR="009341A4">
        <w:rPr>
          <w:rFonts w:cs="Times New Roman"/>
        </w:rPr>
        <w:fldChar w:fldCharType="separate"/>
      </w:r>
      <w:r w:rsidR="00D51236" w:rsidRPr="00D51236">
        <w:rPr>
          <w:rFonts w:cs="Times New Roman"/>
          <w:noProof/>
        </w:rPr>
        <w:t>Boettiger</w:t>
      </w:r>
      <w:r w:rsidR="00846D02">
        <w:rPr>
          <w:rFonts w:cs="Times New Roman"/>
          <w:noProof/>
        </w:rPr>
        <w:t xml:space="preserve"> et al.</w:t>
      </w:r>
      <w:r w:rsidR="00D51236" w:rsidRPr="00D51236">
        <w:rPr>
          <w:rFonts w:cs="Times New Roman"/>
          <w:noProof/>
        </w:rPr>
        <w:t>, 2012</w:t>
      </w:r>
      <w:r w:rsidR="008C0409">
        <w:rPr>
          <w:rFonts w:cs="Times New Roman"/>
          <w:noProof/>
        </w:rPr>
        <w:t>a</w:t>
      </w:r>
      <w:r w:rsidR="00D51236" w:rsidRPr="00D51236">
        <w:rPr>
          <w:rFonts w:cs="Times New Roman"/>
          <w:noProof/>
        </w:rPr>
        <w:t>)</w:t>
      </w:r>
      <w:r w:rsidR="009341A4">
        <w:rPr>
          <w:rFonts w:cs="Times New Roman"/>
        </w:rPr>
        <w:fldChar w:fldCharType="end"/>
      </w:r>
      <w:r w:rsidR="001F65BB">
        <w:rPr>
          <w:rFonts w:cs="Times New Roman"/>
        </w:rPr>
        <w:t>, or even imped</w:t>
      </w:r>
      <w:r w:rsidR="00C718E4">
        <w:rPr>
          <w:rFonts w:cs="Times New Roman"/>
        </w:rPr>
        <w:t>ing their calculation</w:t>
      </w:r>
      <w:r w:rsidR="001F65BB">
        <w:rPr>
          <w:rFonts w:cs="Times New Roman"/>
        </w:rPr>
        <w:t>.</w:t>
      </w:r>
    </w:p>
    <w:p w14:paraId="3F89B097" w14:textId="57EA1BE8" w:rsidR="00B7314A" w:rsidRDefault="00C219F9" w:rsidP="004E45B6">
      <w:pPr>
        <w:ind w:firstLine="708"/>
        <w:rPr>
          <w:rFonts w:cs="Times New Roman"/>
        </w:rPr>
      </w:pPr>
      <w:r>
        <w:rPr>
          <w:rFonts w:cs="Times New Roman"/>
        </w:rPr>
        <w:t>Ray-f</w:t>
      </w:r>
      <w:r w:rsidR="00535E88">
        <w:rPr>
          <w:rFonts w:cs="Times New Roman"/>
        </w:rPr>
        <w:t>inned f</w:t>
      </w:r>
      <w:r w:rsidR="00602582">
        <w:rPr>
          <w:rFonts w:cs="Times New Roman"/>
        </w:rPr>
        <w:t xml:space="preserve">ishes </w:t>
      </w:r>
      <w:r w:rsidR="00FE5F54">
        <w:rPr>
          <w:rFonts w:cs="Times New Roman"/>
        </w:rPr>
        <w:t xml:space="preserve">(Actinopterygii) </w:t>
      </w:r>
      <w:r w:rsidR="0063256F">
        <w:rPr>
          <w:rFonts w:cs="Times New Roman"/>
        </w:rPr>
        <w:t xml:space="preserve">exhibit </w:t>
      </w:r>
      <w:r w:rsidR="00E0225C">
        <w:rPr>
          <w:rFonts w:cs="Times New Roman"/>
        </w:rPr>
        <w:t xml:space="preserve">a </w:t>
      </w:r>
      <w:r w:rsidR="00167A89">
        <w:rPr>
          <w:rFonts w:cs="Times New Roman"/>
        </w:rPr>
        <w:t>complex evolutionary history</w:t>
      </w:r>
      <w:r w:rsidR="00585734">
        <w:rPr>
          <w:rFonts w:cs="Times New Roman"/>
        </w:rPr>
        <w:t xml:space="preserve"> and </w:t>
      </w:r>
      <w:r w:rsidR="00AE7108">
        <w:rPr>
          <w:rFonts w:cs="Times New Roman"/>
        </w:rPr>
        <w:t>high</w:t>
      </w:r>
      <w:r>
        <w:rPr>
          <w:rFonts w:cs="Times New Roman"/>
        </w:rPr>
        <w:t xml:space="preserve"> </w:t>
      </w:r>
      <w:r w:rsidR="00585734">
        <w:rPr>
          <w:rFonts w:cs="Times New Roman"/>
        </w:rPr>
        <w:t>ecological diversity</w:t>
      </w:r>
      <w:r w:rsidR="00167A89">
        <w:rPr>
          <w:rFonts w:cs="Times New Roman"/>
        </w:rPr>
        <w:t xml:space="preserve"> </w:t>
      </w:r>
      <w:r w:rsidR="00167A89">
        <w:rPr>
          <w:rFonts w:cs="Times New Roman"/>
        </w:rPr>
        <w:fldChar w:fldCharType="begin" w:fldLock="1"/>
      </w:r>
      <w:r w:rsidR="00BB366E">
        <w:rPr>
          <w:rFonts w:cs="Times New Roman"/>
        </w:rPr>
        <w:instrText>ADDIN CSL_CITATION {"citationItems":[{"id":"ITEM-1","itemData":{"DOI":"10.1146/annurev-ecolsys-011620-031032","ISSN":"1543-592X","abstract":"Neotropical freshwater fishes (NFFs) constitute the most diverse continental vertebrate fauna on Earth, with more than 6,200 named species compressed into an aquatic footprint &lt;0.5% the total regional land-surface area and representing the greatest phenotypic disparity and functional diversity of any continental ichthyofauna. Data from the fossil record and time-calibrated molecular phylogenies indicate that most higher taxa (e.g., genera, families) diversified relatively continuously through the Cenozoic, across broad geographic ranges of the South American platform. Biodiversity data for most NFF clades support a model of continental radiation rather than adaptive radiation, in which speciation occurs mainly in allopatry, and speciation and adaptation are largely decoupled. These radiations occurred under the perennial influence of river capture and sea-level oscillations, which episodically fragmented and merged portions of adjacent river networks. The future of the NFF fauna into the Anthropocene is uncertain, facing numerous threats at local, regional, and continental scales.Expected final online publication date for the Annual Review of Ecology, Evolution, and Systematics, Volume 51 is November 2, 2020. Please see http://www.annualreviews.org/page/journal/pubdates for revised estimates.","author":[{"dropping-particle":"","family":"Albert","given":"James S.","non-dropping-particle":"","parse-names":false,"suffix":""},{"dropping-particle":"","family":"Tagliacollo","given":"Victor A.","non-dropping-particle":"","parse-names":false,"suffix":""},{"dropping-particle":"","family":"Dagosta","given":"Fernando","non-dropping-particle":"","parse-names":false,"suffix":""}],"container-title":"Annual Review of Ecology, Evolution, and Systematics","id":"ITEM-1","issue":"1","issued":{"date-parts":[["2020"]]},"page":"27-53","title":"Diversification of Neotropical Freshwater Fishes","type":"article-journal","volume":"51"},"uris":["http://www.mendeley.com/documents/?uuid=2be6a491-74a9-4e77-bab2-ebd5cfcd6bd0","http://www.mendeley.com/documents/?uuid=5dff94fb-43a7-4988-aef6-3a841b9ed5ce"]}],"mendeley":{"formattedCitation":"(Albert et al., 2020)","manualFormatting":"(Albert et al., 2020)","plainTextFormattedCitation":"(Albert et al., 2020)","previouslyFormattedCitation":"(Albert et al., 2020)"},"properties":{"noteIndex":0},"schema":"https://github.com/citation-style-language/schema/raw/master/csl-citation.json"}</w:instrText>
      </w:r>
      <w:r w:rsidR="00167A89">
        <w:rPr>
          <w:rFonts w:cs="Times New Roman"/>
        </w:rPr>
        <w:fldChar w:fldCharType="separate"/>
      </w:r>
      <w:r w:rsidR="00FF237F" w:rsidRPr="00FF237F">
        <w:rPr>
          <w:rFonts w:cs="Times New Roman"/>
          <w:noProof/>
        </w:rPr>
        <w:t>(Albert</w:t>
      </w:r>
      <w:r w:rsidR="00623AA5">
        <w:rPr>
          <w:rFonts w:cs="Times New Roman"/>
          <w:noProof/>
        </w:rPr>
        <w:t xml:space="preserve"> et al.</w:t>
      </w:r>
      <w:r w:rsidR="00FF237F" w:rsidRPr="00FF237F">
        <w:rPr>
          <w:rFonts w:cs="Times New Roman"/>
          <w:noProof/>
        </w:rPr>
        <w:t>, 2020)</w:t>
      </w:r>
      <w:r w:rsidR="00167A89">
        <w:rPr>
          <w:rFonts w:cs="Times New Roman"/>
        </w:rPr>
        <w:fldChar w:fldCharType="end"/>
      </w:r>
      <w:r w:rsidR="00E0225C">
        <w:rPr>
          <w:rFonts w:cs="Times New Roman"/>
        </w:rPr>
        <w:t>,</w:t>
      </w:r>
      <w:r w:rsidR="00F408B1">
        <w:rPr>
          <w:rFonts w:cs="Times New Roman"/>
        </w:rPr>
        <w:t xml:space="preserve"> </w:t>
      </w:r>
      <w:r w:rsidR="00E0225C">
        <w:rPr>
          <w:rFonts w:cs="Times New Roman"/>
        </w:rPr>
        <w:t xml:space="preserve">making </w:t>
      </w:r>
      <w:r w:rsidR="002C2B62">
        <w:rPr>
          <w:rFonts w:cs="Times New Roman"/>
        </w:rPr>
        <w:t xml:space="preserve">them an interesting group </w:t>
      </w:r>
      <w:r w:rsidR="00F408B1">
        <w:rPr>
          <w:rFonts w:cs="Times New Roman"/>
        </w:rPr>
        <w:t xml:space="preserve">to address questions in the </w:t>
      </w:r>
      <w:r w:rsidR="00E87263">
        <w:rPr>
          <w:rFonts w:cs="Times New Roman"/>
        </w:rPr>
        <w:t>interface of ecology and evolution (</w:t>
      </w:r>
      <w:r w:rsidR="00E87263" w:rsidRPr="0005690D">
        <w:rPr>
          <w:rFonts w:cs="Times New Roman"/>
          <w:i/>
          <w:iCs/>
        </w:rPr>
        <w:t>e.g.</w:t>
      </w:r>
      <w:r>
        <w:rPr>
          <w:rFonts w:cs="Times New Roman"/>
        </w:rPr>
        <w:t>,</w:t>
      </w:r>
      <w:r w:rsidR="00E87263">
        <w:rPr>
          <w:rFonts w:cs="Times New Roman"/>
        </w:rPr>
        <w:t xml:space="preserve"> </w:t>
      </w:r>
      <w:r w:rsidR="00E87263">
        <w:rPr>
          <w:rFonts w:cs="Times New Roman"/>
        </w:rPr>
        <w:fldChar w:fldCharType="begin" w:fldLock="1"/>
      </w:r>
      <w:r w:rsidR="00BB366E">
        <w:rPr>
          <w:rFonts w:cs="Times New Roman"/>
        </w:rPr>
        <w:instrText>ADDIN CSL_CITATION {"citationItems":[{"id":"ITEM-1","itemData":{"DOI":"10.1111/fwb.13233","ISSN":"13652427","abstract":"A multi-faceted assessment of diversity is needed to improve our understanding of the mechanisms underlying biodiversity patterns and to reveal the impacts of land use alterations on β-diversity. In this study, we analysed stream fish β-diversity based on taxonomic, functional, and phylogenetic facets in an intensively cultivated tropical region. We sampled 43 stream reaches in the northwest of São Paulo State, south-eastern Brazil. Each sampling site was characterised according to catchment-scale features, landscape dynamic indicators, local-scale features, and distance between stream reaches as network distance (a proxy for dispersal processes). As response variables, we considered taxonomic, functional, and phylogenetic β-diversities coupled with a null-model approach. For each β-diversity metric, we calculated the mean overall value and tested whether the mean value was different from that expected by chance. To examine variation in β-diversity for the three facets and determine the relative contributions of predictor variables, we used a distance-based approach. Taxonomic and functional β-diversities were higher from the expected value under a null model, suggesting that community assembly of these facets was dominated by deterministic processes. In contrast, phylogenetic β-diversity was not different from that expected by chance, suggesting that the lineage composition of these assemblages was random. Furthermore, for all three facets, there was a positive environment-β-diversity relationship that was determined primarily by local-scale features, whereas catchment features and landscape dynamic indicators were not important. In addition, none of the β-diversity facets was correlated with stream network distance, indicating that dispersal processes were not strongly structuring fish assemblages. Our study suggested that although multiple facets of stream fish β-diversity are ruled mainly by deterministic processes (e.g. species sorting), stochasticity is also important in community assembly. An interesting finding was the mismatch between phylogenetic versus taxonomic and functional β-diversity. It is likely that the lack of non-random structure in phylogenetic β-diversity is due to the variation of phylogenetic signal in some functional traits. Given that landscape dynamic indicators were not correlated with measures of β-diversity, we suggest that the recent sugarcane expansion in our study area probably has not critically affected stream fish β-…","author":[{"dropping-particle":"","family":"Roa-Fuentes","given":"Camilo A.","non-dropping-particle":"","parse-names":false,"suffix":""},{"dropping-particle":"","family":"Heino","given":"Jani","non-dropping-particle":"","parse-names":false,"suffix":""},{"dropping-particle":"V.","family":"Cianciaruso","given":"Marcus","non-dropping-particle":"","parse-names":false,"suffix":""},{"dropping-particle":"","family":"Ferraz","given":"Silvio","non-dropping-particle":"","parse-names":false,"suffix":""},{"dropping-particle":"","family":"Zeni","given":"Jaquelini O.","non-dropping-particle":"","parse-names":false,"suffix":""},{"dropping-particle":"","family":"Casatti","given":"Lilian","non-dropping-particle":"","parse-names":false,"suffix":""}],"container-title":"Freshwater Biology","id":"ITEM-1","issue":"3","issued":{"date-parts":[["2019"]]},"page":"447-460","title":"Taxonomic, functional, and phylogenetic β-diversity patterns of stream fish assemblages in tropical agroecosystems","type":"article-journal","volume":"64"},"uris":["http://www.mendeley.com/documents/?uuid=1f23c6d8-5b63-4bd1-bf3a-86a9ab77d8ed","http://www.mendeley.com/documents/?uuid=cd8ff261-d1c8-450e-afdc-e0bf4d0b37c8"]},{"id":"ITEM-2","itemData":{"DOI":"10.1007/s10750-020-04396-7","ISBN":"0123456789","ISSN":"1573-5117","author":[{"dropping-particle":"","family":"Roa-Fuentes","given":"Camilo A.","non-dropping-particle":"","parse-names":false,"suffix":""},{"dropping-particle":"","family":"Heino","given":"Jani","non-dropping-particle":"","parse-names":false,"suffix":""},{"dropping-particle":"","family":"Zeni","given":"Jaquelini O.","non-dropping-particle":"","parse-names":false,"suffix":""},{"dropping-particle":"","family":"Ferraz","given":"Silvio","non-dropping-particle":"","parse-names":false,"suffix":""},{"dropping-particle":"","family":"Cianciaruso","given":"Marcus Vinicius","non-dropping-particle":"","parse-names":false,"suffix":""},{"dropping-particle":"","family":"Casatti","given":"Lilian","non-dropping-particle":"","parse-names":false,"suffix":""}],"container-title":"Hydrobiologia","id":"ITEM-2","issued":{"date-parts":[["2020"]]},"publisher":"Springer International Publishing","title":"Importance of local and landscape variables on multiple facets of stream fish biodiversity in a Neotropical agroecosystem","type":"article-journal","volume":"7"},"uris":["http://www.mendeley.com/documents/?uuid=fe272f3a-d3f6-462e-b8b9-1c96524e573a","http://www.mendeley.com/documents/?uuid=e541beb5-024b-4e05-bbe7-87712ae4e0b9"]},{"id":"ITEM-3","itemData":{"DOI":"10.1002/ecy.3122","ISSN":"0012-9658","abstract":"&lt;p&gt;Ecological literature offers a myriad of methods for quantifying b‐diversity. One such methods is determining BD&lt;sub&gt;total&lt;/sub&gt; (BD), which, unlike other methods, can be decomposed into meaningful components that indicate how unique a sampling unit is regarding its composition (local contribution) and how unique a species is regarding its occurrence in the community (species contribution). Despite this advantage, the original formulation of the BD metric only assesses taxonomic variation and neglects other important dimensions of biodiversity. We expanded the original formulation of BD to capture variation in the functional and phylogenetic dimensions of community data by computing two new metrics — BD&lt;sub&gt;Fun&lt;/sub&gt; and BD&lt;sub&gt;Phy&lt;/sub&gt; — as well as their respective components that represent the local and species contribution. We tested the statistical performance of these new metrics for capturing variation in functional and phylogenetic composition through simulated communities and illustrated the potential use of these new metrics by analyzing b‐diversity of stream fish communities. Our results demonstrated that BD&lt;sub&gt;Phy&lt;/sub&gt; and BD&lt;sub&gt;Fun&lt;/sub&gt; have acceptable type I error and great power to detect the effect of deep evolutionary relationships and attributes mediating patterns of b‐diversity. The empirical example illustrated how BD&lt;sub&gt;Phy&lt;/sub&gt; and BD&lt;sub&gt;Fun&lt;/sub&gt; reveal complementary aspects of b‐diversity relative to the original BD metric. These new metrics can be used to identify local communities that are of conservation importance because they represent unique functional, phylogenetic and taxonomic compositions. We conclude that BD&lt;sub&gt;Phy&lt;/sub&gt; and BD&lt;sub&gt;Fun&lt;/sub&gt; are important tools for providing complementary information in the investigation of the structure of biological communities.&lt;/p&gt;","author":[{"dropping-particle":"","family":"Nakamura","given":"Gabriel","non-dropping-particle":"","parse-names":false,"suffix":""},{"dropping-particle":"","family":"Vicentin","given":"Wagner","non-dropping-particle":"","parse-names":false,"suffix":""},{"dropping-particle":"","family":"Súarez","given":"Yzel Rondon","non-dropping-particle":"","parse-names":false,"suffix":""},{"dropping-particle":"","family":"Duarte","given":"Leandro","non-dropping-particle":"","parse-names":false,"suffix":""}],"container-title":"Ecology","id":"ITEM-3","issued":{"date-parts":[["2020"]]},"title":"A multifaceted approach to analyzing taxonomic, functional, and phylogenetic β‐diversity","type":"article-journal"},"uris":["http://www.mendeley.com/documents/?uuid=5bf0f2e6-0b18-4b3a-b357-b104a6ebd575"]}],"mendeley":{"formattedCitation":"(Nakamura et al., 2020; Roa-Fuentes et al., 2020, 2019)","manualFormatting":"Roa-Fuentes et al. 2019; Nakamura et al. 2020)","plainTextFormattedCitation":"(Nakamura et al., 2020; Roa-Fuentes et al., 2020, 2019)","previouslyFormattedCitation":"(Nakamura et al., 2020; Roa-Fuentes et al., 2020, 2019)"},"properties":{"noteIndex":0},"schema":"https://github.com/citation-style-language/schema/raw/master/csl-citation.json"}</w:instrText>
      </w:r>
      <w:r w:rsidR="00E87263">
        <w:rPr>
          <w:rFonts w:cs="Times New Roman"/>
        </w:rPr>
        <w:fldChar w:fldCharType="separate"/>
      </w:r>
      <w:r w:rsidR="00E87263" w:rsidRPr="00E87263">
        <w:rPr>
          <w:rFonts w:cs="Times New Roman"/>
          <w:noProof/>
        </w:rPr>
        <w:t>Roa-Fuentes et al. 2019; Nakamura et al. 2020)</w:t>
      </w:r>
      <w:r w:rsidR="00E87263">
        <w:rPr>
          <w:rFonts w:cs="Times New Roman"/>
        </w:rPr>
        <w:fldChar w:fldCharType="end"/>
      </w:r>
      <w:r w:rsidR="00167A89">
        <w:rPr>
          <w:rFonts w:cs="Times New Roman"/>
        </w:rPr>
        <w:t xml:space="preserve">. </w:t>
      </w:r>
      <w:r w:rsidR="00BC48DB">
        <w:rPr>
          <w:rFonts w:cs="Times New Roman"/>
        </w:rPr>
        <w:t>T</w:t>
      </w:r>
      <w:r w:rsidR="00C938EF">
        <w:rPr>
          <w:rFonts w:cs="Times New Roman"/>
        </w:rPr>
        <w:t xml:space="preserve">he difficulty in </w:t>
      </w:r>
      <w:r w:rsidR="00D13157">
        <w:rPr>
          <w:rFonts w:cs="Times New Roman"/>
        </w:rPr>
        <w:t>obtaining</w:t>
      </w:r>
      <w:r w:rsidR="00E0790F">
        <w:rPr>
          <w:rFonts w:cs="Times New Roman"/>
        </w:rPr>
        <w:t xml:space="preserve"> phylogenetic information can </w:t>
      </w:r>
      <w:r w:rsidR="0013580C">
        <w:rPr>
          <w:rFonts w:cs="Times New Roman"/>
        </w:rPr>
        <w:t xml:space="preserve">hinder our </w:t>
      </w:r>
      <w:r w:rsidR="007106D4">
        <w:rPr>
          <w:rFonts w:cs="Times New Roman"/>
        </w:rPr>
        <w:t>efforts to understand</w:t>
      </w:r>
      <w:r w:rsidR="0013580C">
        <w:rPr>
          <w:rFonts w:cs="Times New Roman"/>
        </w:rPr>
        <w:t xml:space="preserve"> fish ecology and evolution</w:t>
      </w:r>
      <w:r w:rsidR="008B69E7">
        <w:rPr>
          <w:rFonts w:cs="Times New Roman"/>
        </w:rPr>
        <w:t>.</w:t>
      </w:r>
      <w:r w:rsidR="00620191">
        <w:rPr>
          <w:rFonts w:cs="Times New Roman"/>
        </w:rPr>
        <w:t xml:space="preserve"> </w:t>
      </w:r>
      <w:r w:rsidR="002658F4">
        <w:rPr>
          <w:rFonts w:cs="Times New Roman"/>
        </w:rPr>
        <w:t>Additionally</w:t>
      </w:r>
      <w:r w:rsidR="00620191">
        <w:rPr>
          <w:rFonts w:cs="Times New Roman"/>
        </w:rPr>
        <w:t>,</w:t>
      </w:r>
      <w:r w:rsidR="00E3630A">
        <w:rPr>
          <w:rFonts w:cs="Times New Roman"/>
        </w:rPr>
        <w:t xml:space="preserve"> </w:t>
      </w:r>
      <w:r w:rsidR="001E42C9">
        <w:rPr>
          <w:rFonts w:cs="Times New Roman"/>
        </w:rPr>
        <w:t>the lack of phylogenetic information for species</w:t>
      </w:r>
      <w:r w:rsidR="004E45B6">
        <w:rPr>
          <w:rFonts w:cs="Times New Roman"/>
        </w:rPr>
        <w:t>,</w:t>
      </w:r>
      <w:r w:rsidR="001E42C9" w:rsidRPr="00FC1B0E">
        <w:rPr>
          <w:rFonts w:cs="Times New Roman"/>
          <w:i/>
          <w:iCs/>
        </w:rPr>
        <w:t xml:space="preserve"> </w:t>
      </w:r>
      <w:r w:rsidR="004E45B6" w:rsidRPr="00FC1B0E">
        <w:rPr>
          <w:rFonts w:cs="Times New Roman"/>
          <w:i/>
          <w:iCs/>
        </w:rPr>
        <w:t>i.e</w:t>
      </w:r>
      <w:r w:rsidR="004E45B6">
        <w:rPr>
          <w:rFonts w:cs="Times New Roman"/>
        </w:rPr>
        <w:t xml:space="preserve">., </w:t>
      </w:r>
      <w:r w:rsidR="001E42C9">
        <w:rPr>
          <w:rFonts w:cs="Times New Roman"/>
        </w:rPr>
        <w:t>Darwinian shortfalls</w:t>
      </w:r>
      <w:r w:rsidR="004E45B6">
        <w:rPr>
          <w:rFonts w:cs="Times New Roman"/>
        </w:rPr>
        <w:t xml:space="preserve">, </w:t>
      </w:r>
      <w:r w:rsidR="00FC4711">
        <w:rPr>
          <w:rFonts w:cs="Times New Roman"/>
        </w:rPr>
        <w:t xml:space="preserve">is currently </w:t>
      </w:r>
      <w:r w:rsidR="00B200AB">
        <w:rPr>
          <w:rFonts w:cs="Times New Roman"/>
        </w:rPr>
        <w:t>investigated</w:t>
      </w:r>
      <w:r w:rsidR="0004032D">
        <w:rPr>
          <w:rFonts w:cs="Times New Roman"/>
        </w:rPr>
        <w:t xml:space="preserve"> in</w:t>
      </w:r>
      <w:r w:rsidR="00E3630A">
        <w:rPr>
          <w:rFonts w:cs="Times New Roman"/>
        </w:rPr>
        <w:t xml:space="preserve"> few lineages </w:t>
      </w:r>
      <w:r w:rsidR="00F1330C">
        <w:rPr>
          <w:rFonts w:cs="Times New Roman"/>
        </w:rPr>
        <w:fldChar w:fldCharType="begin" w:fldLock="1"/>
      </w:r>
      <w:r w:rsidR="00BB366E">
        <w:rPr>
          <w:rFonts w:cs="Times New Roman"/>
        </w:rPr>
        <w:instrText>ADDIN CSL_CITATION {"citationItems":[{"id":"ITEM-1","itemData":{"DOI":"10.1111/faf.12507","ISSN":"14672979","abstract":"The Neotropics harbour the greatest diversity of freshwater fish on Earth. Despite recent advances in characterizing the fish fauna, the total number of species, distributional range, evolution and ecological traits remain uncertain. Thus, we quantify shortfalls in the knowledge of taxonomy (Linnean shortfall), geographic distribution (Wallacean shortfall), evolutionary relationships (Darwinian shortfall) and feeding habits (Raunkiæran shortfall) of Auchenipteridae driftwood catfishes, one of the most representative groups of the Siluriformes family in the Neotropics. We find a steep increase in the historical accumulation of valid species over time, suggesting that 45% of the total number predicted remains to be described. Auchenipterids also remain under-collected; only 45% of the ecoregions and less than 3% of the one-degree grid cells covering the Neotropics are reasonably sampled. The topologies of recent phylogenies are more similar to each other than former ones, showing a tendency towards a robust phylogenetic hypothesis for this family. Current knowledge on feeding habits is biased towards a few genera and species and is still expanding with every new published study. Our study highlights specific knowledge gaps that need to be addressed: a considerable number of Auchenipteridae species remain to be described; and most of valid species lack reliable information on their geographic distribution and feeding habitat. It implies that research on fish systematic biology needs to advance and it will require a concerted effort of taxonomists, ecologists and biogeographers to reduce these gaps.","author":[{"dropping-particle":"","family":"Freitas","given":"Tiago Magalhães da Silva","non-dropping-particle":"","parse-names":false,"suffix":""},{"dropping-particle":"","family":"Stropp","given":"Juliana","non-dropping-particle":"","parse-names":false,"suffix":""},{"dropping-particle":"","family":"Calegari","given":"Bárbara Borges","non-dropping-particle":"","parse-names":false,"suffix":""},{"dropping-particle":"","family":"Calatayud","given":"Joaquín","non-dropping-particle":"","parse-names":false,"suffix":""},{"dropping-particle":"","family":"Marco","given":"Paulo","non-dropping-particle":"De","parse-names":false,"suffix":""},{"dropping-particle":"","family":"Montag","given":"Luciano Fogaça de Assis","non-dropping-particle":"","parse-names":false,"suffix":""},{"dropping-particle":"","family":"Hortal","given":"Joaquín","non-dropping-particle":"","parse-names":false,"suffix":""}],"container-title":"Fish and Fisheries","id":"ITEM-1","issue":"1","issued":{"date-parts":[["2021"]]},"page":"87-104","title":"Quantifying shortfalls in the knowledge on Neotropical Auchenipteridae fishes","type":"article-journal","volume":"22"},"uris":["http://www.mendeley.com/documents/?uuid=fefad2d0-b5ee-4c64-8f8e-59cf316a648b"]}],"mendeley":{"formattedCitation":"(Freitas et al., 2021)","manualFormatting":"(e.g., Freitas et al., 2021)","plainTextFormattedCitation":"(Freitas et al., 2021)","previouslyFormattedCitation":"(Freitas et al., 2021)"},"properties":{"noteIndex":0},"schema":"https://github.com/citation-style-language/schema/raw/master/csl-citation.json"}</w:instrText>
      </w:r>
      <w:r w:rsidR="00F1330C">
        <w:rPr>
          <w:rFonts w:cs="Times New Roman"/>
        </w:rPr>
        <w:fldChar w:fldCharType="separate"/>
      </w:r>
      <w:r w:rsidR="00F1330C" w:rsidRPr="00F1330C">
        <w:rPr>
          <w:rFonts w:cs="Times New Roman"/>
          <w:noProof/>
        </w:rPr>
        <w:t>(</w:t>
      </w:r>
      <w:r w:rsidR="00F1330C" w:rsidRPr="0005690D">
        <w:rPr>
          <w:rFonts w:cs="Times New Roman"/>
          <w:i/>
          <w:iCs/>
          <w:noProof/>
        </w:rPr>
        <w:t>e.g.</w:t>
      </w:r>
      <w:r>
        <w:rPr>
          <w:rFonts w:cs="Times New Roman"/>
          <w:noProof/>
        </w:rPr>
        <w:t>,</w:t>
      </w:r>
      <w:r w:rsidR="00F1330C">
        <w:rPr>
          <w:rFonts w:cs="Times New Roman"/>
          <w:noProof/>
        </w:rPr>
        <w:t xml:space="preserve"> </w:t>
      </w:r>
      <w:r w:rsidR="00F1330C" w:rsidRPr="00F1330C">
        <w:rPr>
          <w:rFonts w:cs="Times New Roman"/>
          <w:noProof/>
        </w:rPr>
        <w:t xml:space="preserve">Freitas et al., </w:t>
      </w:r>
      <w:r w:rsidR="00F1330C" w:rsidRPr="00F1330C">
        <w:rPr>
          <w:rFonts w:cs="Times New Roman"/>
          <w:noProof/>
        </w:rPr>
        <w:lastRenderedPageBreak/>
        <w:t>2021)</w:t>
      </w:r>
      <w:r w:rsidR="00F1330C">
        <w:rPr>
          <w:rFonts w:cs="Times New Roman"/>
        </w:rPr>
        <w:fldChar w:fldCharType="end"/>
      </w:r>
      <w:r w:rsidR="00514728">
        <w:rPr>
          <w:rFonts w:cs="Times New Roman"/>
        </w:rPr>
        <w:t>,</w:t>
      </w:r>
      <w:r w:rsidR="006869B2">
        <w:rPr>
          <w:rFonts w:cs="Times New Roman"/>
        </w:rPr>
        <w:t xml:space="preserve"> </w:t>
      </w:r>
      <w:r w:rsidR="00514728">
        <w:rPr>
          <w:rFonts w:cs="Times New Roman"/>
        </w:rPr>
        <w:t>which</w:t>
      </w:r>
      <w:r w:rsidR="001159E4">
        <w:rPr>
          <w:rFonts w:cs="Times New Roman"/>
        </w:rPr>
        <w:t xml:space="preserve"> impedes</w:t>
      </w:r>
      <w:r w:rsidR="00F1330C">
        <w:rPr>
          <w:rFonts w:cs="Times New Roman"/>
        </w:rPr>
        <w:t xml:space="preserve"> </w:t>
      </w:r>
      <w:r w:rsidR="00514728">
        <w:rPr>
          <w:rFonts w:cs="Times New Roman"/>
        </w:rPr>
        <w:t>the mapping of the relative demand of additional efforts</w:t>
      </w:r>
      <w:r w:rsidR="00EC638D">
        <w:rPr>
          <w:rFonts w:cs="Times New Roman"/>
        </w:rPr>
        <w:t xml:space="preserve"> needed</w:t>
      </w:r>
      <w:r w:rsidR="00514728">
        <w:rPr>
          <w:rFonts w:cs="Times New Roman"/>
        </w:rPr>
        <w:t xml:space="preserve"> in </w:t>
      </w:r>
      <w:r w:rsidR="00967885">
        <w:rPr>
          <w:rFonts w:cs="Times New Roman"/>
        </w:rPr>
        <w:t xml:space="preserve">entire </w:t>
      </w:r>
      <w:r w:rsidR="00514728">
        <w:rPr>
          <w:rFonts w:cs="Times New Roman"/>
        </w:rPr>
        <w:t>regions or clades</w:t>
      </w:r>
      <w:r w:rsidR="0004032D">
        <w:rPr>
          <w:rFonts w:cs="Times New Roman"/>
        </w:rPr>
        <w:t xml:space="preserve"> to uncover the phylogenetic history of fishes</w:t>
      </w:r>
      <w:r w:rsidR="00EA3B9C">
        <w:rPr>
          <w:rFonts w:cs="Times New Roman"/>
        </w:rPr>
        <w:t>.</w:t>
      </w:r>
      <w:r w:rsidR="00A707D8">
        <w:rPr>
          <w:rFonts w:cs="Times New Roman"/>
        </w:rPr>
        <w:t xml:space="preserve"> </w:t>
      </w:r>
      <w:r w:rsidR="000C1BB6">
        <w:rPr>
          <w:rFonts w:cs="Times New Roman"/>
        </w:rPr>
        <w:t xml:space="preserve">This problem urges a rapid solution </w:t>
      </w:r>
      <w:r w:rsidR="00D54A51">
        <w:rPr>
          <w:rFonts w:cs="Times New Roman"/>
        </w:rPr>
        <w:t xml:space="preserve">in the context of </w:t>
      </w:r>
      <w:r w:rsidR="0043528F">
        <w:rPr>
          <w:rFonts w:cs="Times New Roman"/>
        </w:rPr>
        <w:t xml:space="preserve">the </w:t>
      </w:r>
      <w:r w:rsidR="00D54A51">
        <w:rPr>
          <w:rFonts w:cs="Times New Roman"/>
        </w:rPr>
        <w:t xml:space="preserve">accelerated loss of species </w:t>
      </w:r>
      <w:r w:rsidR="002973B4">
        <w:rPr>
          <w:rFonts w:cs="Times New Roman"/>
        </w:rPr>
        <w:fldChar w:fldCharType="begin" w:fldLock="1"/>
      </w:r>
      <w:r w:rsidR="00BF5E32">
        <w:rPr>
          <w:rFonts w:cs="Times New Roman"/>
        </w:rPr>
        <w:instrText>ADDIN CSL_CITATION {"citationItems":[{"id":"ITEM-1","itemData":{"DOI":"10.1038/s41586-020-2531-2","ISBN":"4158602025","ISSN":"14764687","PMID":"32728213","abstract":"Although habitat loss is the predominant factor leading to biodiversity loss in the Anthropocene1,2, exactly how this loss manifests—and at which scales—remains a central debate3–6. The ‘passive sampling’ hypothesis suggests that species are lost in proportion to their abundance and distribution in the natural habitat7,8, whereas the ‘ecosystem decay’ hypothesis suggests that ecological processes change in smaller and more-isolated habitats such that more species are lost than would have been expected simply through loss of habitat alone9,10. Generalizable tests of these hypotheses have been limited by heterogeneous sampling designs and a narrow focus on estimates of species richness that are strongly dependent on scale. Here we analyse 123 studies of assemblage-level abundances of focal taxa taken from multiple habitat fragments of varying size to evaluate the influence of passive sampling and ecosystem decay on biodiversity loss. We found overall support for the ecosystem decay hypothesis. Across all studies, ecosystems and taxa, biodiversity estimates from smaller habitat fragments—when controlled for sampling effort—contain fewer individuals, fewer species and less-even communities than expected from a sample of larger fragments. However, the diversity loss due to ecosystem decay in some studies (for example, those in which habitat loss took place more than 100 years ago) was less than expected from the overall pattern, as a result of compositional turnover by species that were not originally present in the intact habitats. We conclude that the incorporation of non-passive effects of habitat loss on biodiversity change will improve biodiversity scenarios under future land use, and planning for habitat protection and restoration.","author":[{"dropping-particle":"","family":"Chase","given":"Jonathan M.","non-dropping-particle":"","parse-names":false,"suffix":""},{"dropping-particle":"","family":"Blowes","given":"Shane A.","non-dropping-particle":"","parse-names":false,"suffix":""},{"dropping-particle":"","family":"Knight","given":"Tiffany M.","non-dropping-particle":"","parse-names":false,"suffix":""},{"dropping-particle":"","family":"Gerstner","given":"Katharina","non-dropping-particle":"","parse-names":false,"suffix":""},{"dropping-particle":"","family":"May","given":"Felix","non-dropping-particle":"","parse-names":false,"suffix":""}],"container-title":"Nature","id":"ITEM-1","issue":"7820","issued":{"date-parts":[["2020"]]},"page":"238-243","publisher":"Springer US","title":"Ecosystem decay exacerbates biodiversity loss with habitat loss","type":"article-journal","volume":"584"},"uris":["http://www.mendeley.com/documents/?uuid=0b278a3a-1d60-432c-957d-0a7cf4dace56"]}],"mendeley":{"formattedCitation":"(Chase et al., 2020)","plainTextFormattedCitation":"(Chase et al., 2020)","previouslyFormattedCitation":"(Chase et al., 2020)"},"properties":{"noteIndex":0},"schema":"https://github.com/citation-style-language/schema/raw/master/csl-citation.json"}</w:instrText>
      </w:r>
      <w:r w:rsidR="002973B4">
        <w:rPr>
          <w:rFonts w:cs="Times New Roman"/>
        </w:rPr>
        <w:fldChar w:fldCharType="separate"/>
      </w:r>
      <w:r w:rsidR="002973B4" w:rsidRPr="002973B4">
        <w:rPr>
          <w:rFonts w:cs="Times New Roman"/>
          <w:noProof/>
        </w:rPr>
        <w:t>(Chase et al., 2020)</w:t>
      </w:r>
      <w:r w:rsidR="002973B4">
        <w:rPr>
          <w:rFonts w:cs="Times New Roman"/>
        </w:rPr>
        <w:fldChar w:fldCharType="end"/>
      </w:r>
      <w:r w:rsidR="00D54A51">
        <w:rPr>
          <w:rFonts w:cs="Times New Roman"/>
        </w:rPr>
        <w:t>.</w:t>
      </w:r>
    </w:p>
    <w:p w14:paraId="663B7CAF" w14:textId="34B83D0B" w:rsidR="00487A06" w:rsidRDefault="0082199B" w:rsidP="009D1E72">
      <w:pPr>
        <w:ind w:firstLine="708"/>
        <w:rPr>
          <w:rFonts w:cs="Times New Roman"/>
        </w:rPr>
      </w:pPr>
      <w:r>
        <w:rPr>
          <w:rFonts w:cs="Times New Roman"/>
        </w:rPr>
        <w:t xml:space="preserve">A short-term solution to tackle the Darwinian shortfall for ray-finned fishes would be coupling the phylogenetic information with cladistic classification to produce comprehensive phylogenies </w:t>
      </w:r>
      <w:r>
        <w:rPr>
          <w:rFonts w:cs="Times New Roman"/>
        </w:rPr>
        <w:fldChar w:fldCharType="begin" w:fldLock="1"/>
      </w:r>
      <w:r w:rsidR="00BB366E">
        <w:rPr>
          <w:rFonts w:cs="Times New Roman"/>
        </w:rPr>
        <w:instrText>ADDIN CSL_CITATION {"citationItems":[{"id":"ITEM-1","itemData":{"DOI":"10.1016/j.tree.2013.09.003","ISSN":"01695347","PMID":"24091208","abstract":"If we were to describe all the species on Earth and determine their distributions, we would solve the popularly termed 'Linnean' and 'Wallacean' shortfalls in biodiversity conservation. Even so, we would still be hindered by a 'Darwinian shortfall', that is, the lack of relevant phylogenetic information for most organisms. Overall, there are too few comprehensive phylogenies, large uncertainties in the estimation of divergence times, and, most critically, unknown evolutionary models linking phylogenies to relevant ecological traits and life history variation. Here, we discuss these issues and offer suggestions for further research to support evolutionary-based conservation planning. © 2013 Elsevier Ltd.","author":[{"dropping-particle":"","family":"Diniz-Filho","given":"José Alexandre F.","non-dropping-particle":"","parse-names":false,"suffix":""},{"dropping-particle":"","family":"Loyola","given":"Rafael D.","non-dropping-particle":"","parse-names":false,"suffix":""},{"dropping-particle":"","family":"Raia","given":"Pasquale","non-dropping-particle":"","parse-names":false,"suffix":""},{"dropping-particle":"","family":"Mooers","given":"Arne O.","non-dropping-particle":"","parse-names":false,"suffix":""},{"dropping-particle":"","family":"Bini","given":"Luis M.","non-dropping-particle":"","parse-names":false,"suffix":""}],"container-title":"Trends in Ecology and Evolution","id":"ITEM-1","issue":"12","issued":{"date-parts":[["2013"]]},"page":"689-695","title":"Darwinian shortfalls in biodiversity conservation","type":"article-journal","volume":"28"},"uris":["http://www.mendeley.com/documents/?uuid=140ca37e-1283-4644-9ccc-19acb043069a"]}],"mendeley":{"formattedCitation":"(Diniz-Filho et al., 2013)","manualFormatting":"(Diniz-Filho et al., 2013)","plainTextFormattedCitation":"(Diniz-Filho et al., 2013)","previouslyFormattedCitation":"(Diniz-Filho et al., 2013)"},"properties":{"noteIndex":0},"schema":"https://github.com/citation-style-language/schema/raw/master/csl-citation.json"}</w:instrText>
      </w:r>
      <w:r>
        <w:rPr>
          <w:rFonts w:cs="Times New Roman"/>
        </w:rPr>
        <w:fldChar w:fldCharType="separate"/>
      </w:r>
      <w:r w:rsidRPr="00D51236">
        <w:rPr>
          <w:rFonts w:cs="Times New Roman"/>
          <w:noProof/>
        </w:rPr>
        <w:t xml:space="preserve">(Diniz-Filho </w:t>
      </w:r>
      <w:r>
        <w:rPr>
          <w:rFonts w:cs="Times New Roman"/>
          <w:noProof/>
        </w:rPr>
        <w:t>et al.</w:t>
      </w:r>
      <w:r w:rsidRPr="00D51236">
        <w:rPr>
          <w:rFonts w:cs="Times New Roman"/>
          <w:noProof/>
        </w:rPr>
        <w:t>, 2013)</w:t>
      </w:r>
      <w:r>
        <w:rPr>
          <w:rFonts w:cs="Times New Roman"/>
        </w:rPr>
        <w:fldChar w:fldCharType="end"/>
      </w:r>
      <w:r>
        <w:rPr>
          <w:rFonts w:cs="Times New Roman"/>
        </w:rPr>
        <w:t>. This solution is laborious and lacks reproducibility when adding many species, and the specific steps are not precisely documented</w:t>
      </w:r>
      <w:r w:rsidR="0045257E">
        <w:rPr>
          <w:rFonts w:cs="Times New Roman"/>
        </w:rPr>
        <w:t xml:space="preserve"> when did </w:t>
      </w:r>
      <w:r w:rsidR="00E211C7">
        <w:rPr>
          <w:rFonts w:cs="Times New Roman"/>
        </w:rPr>
        <w:t>"</w:t>
      </w:r>
      <w:r w:rsidR="0045257E">
        <w:rPr>
          <w:rFonts w:cs="Times New Roman"/>
        </w:rPr>
        <w:t>by hand</w:t>
      </w:r>
      <w:r w:rsidR="00E211C7">
        <w:rPr>
          <w:rFonts w:cs="Times New Roman"/>
        </w:rPr>
        <w:t>"</w:t>
      </w:r>
      <w:r w:rsidR="0045257E">
        <w:rPr>
          <w:rFonts w:cs="Times New Roman"/>
        </w:rPr>
        <w:t xml:space="preserve"> procedures</w:t>
      </w:r>
      <w:r>
        <w:rPr>
          <w:rFonts w:cs="Times New Roman"/>
        </w:rPr>
        <w:t xml:space="preserve"> </w:t>
      </w:r>
      <w:r>
        <w:rPr>
          <w:rFonts w:cs="Times New Roman"/>
        </w:rPr>
        <w:fldChar w:fldCharType="begin" w:fldLock="1"/>
      </w:r>
      <w:r w:rsidR="00BB366E">
        <w:rPr>
          <w:rFonts w:cs="Times New Roman"/>
        </w:rPr>
        <w:instrText>ADDIN CSL_CITATION {"citationItems":[{"id":"ITEM-1","itemData":{"DOI":"10.1093/bioinformatics/btn358","ISBN":"1367-4811 (Electronic)\\r1367-4803 (Linking)","ISSN":"13674803","PMID":"18678590","abstract":"MOTIVATION: The increasing availability of phylogenetic and trait data for communities of co-occurring species has created a need for software that integrates ecological and evolutionary analyses. Capabilities: Phylocom calculates numerous metrics of phylogenetic community structure and trait similarity within communities. Hypothesis testing is implemented using several null models. Within the same framework, it measures phylogenetic signal and correlated evolution for species traits. A range of utility functions allow community and phylogenetic data manipulation, tree and trait generation, and integration into scientific workflows. Availability: Open source at: http://phylodiversity.net/phylocom/.","author":[{"dropping-particle":"","family":"Webb","given":"Campbell O.","non-dropping-particle":"","parse-names":false,"suffix":""},{"dropping-particle":"","family":"Ackerly","given":"David D.","non-dropping-particle":"","parse-names":false,"suffix":""},{"dropping-particle":"","family":"Kembel","given":"Steven W.","non-dropping-particle":"","parse-names":false,"suffix":""}],"container-title":"Bioinformatics","id":"ITEM-1","issue":"18","issued":{"date-parts":[["2008"]]},"page":"2098-2100","title":"Phylocom: Software for the analysis of phylogenetic community structure and trait evolution","type":"article-journal","volume":"24"},"uris":["http://www.mendeley.com/documents/?uuid=3505f6ae-8618-4bcc-b465-f5d62cf8193b"]}],"mendeley":{"formattedCitation":"(Webb et al., 2008)","plainTextFormattedCitation":"(Webb et al., 2008)","previouslyFormattedCitation":"(Webb et al., 2008)"},"properties":{"noteIndex":0},"schema":"https://github.com/citation-style-language/schema/raw/master/csl-citation.json"}</w:instrText>
      </w:r>
      <w:r>
        <w:rPr>
          <w:rFonts w:cs="Times New Roman"/>
        </w:rPr>
        <w:fldChar w:fldCharType="separate"/>
      </w:r>
      <w:r w:rsidRPr="00D51236">
        <w:rPr>
          <w:rFonts w:cs="Times New Roman"/>
          <w:noProof/>
        </w:rPr>
        <w:t>(Webb et al., 2008)</w:t>
      </w:r>
      <w:r>
        <w:rPr>
          <w:rFonts w:cs="Times New Roman"/>
        </w:rPr>
        <w:fldChar w:fldCharType="end"/>
      </w:r>
      <w:r>
        <w:rPr>
          <w:rFonts w:cs="Times New Roman"/>
        </w:rPr>
        <w:t xml:space="preserve">. </w:t>
      </w:r>
      <w:r w:rsidR="00CA617C">
        <w:rPr>
          <w:rFonts w:cs="Times New Roman"/>
        </w:rPr>
        <w:t xml:space="preserve">An alternative would be the use of </w:t>
      </w:r>
      <w:r>
        <w:rPr>
          <w:rFonts w:cs="Times New Roman"/>
        </w:rPr>
        <w:t xml:space="preserve">molecular techniques </w:t>
      </w:r>
      <w:r w:rsidR="00CA617C">
        <w:rPr>
          <w:rFonts w:cs="Times New Roman"/>
        </w:rPr>
        <w:t xml:space="preserve">to </w:t>
      </w:r>
      <w:r>
        <w:rPr>
          <w:rFonts w:cs="Times New Roman"/>
        </w:rPr>
        <w:t>generate comprehensive phylogenies</w:t>
      </w:r>
      <w:r w:rsidR="00E211C7">
        <w:rPr>
          <w:rFonts w:cs="Times New Roman"/>
        </w:rPr>
        <w:t>. However,</w:t>
      </w:r>
      <w:r>
        <w:rPr>
          <w:rFonts w:cs="Times New Roman"/>
        </w:rPr>
        <w:t xml:space="preserve"> </w:t>
      </w:r>
      <w:r w:rsidR="00CA617C">
        <w:rPr>
          <w:rFonts w:cs="Times New Roman"/>
        </w:rPr>
        <w:t xml:space="preserve">it </w:t>
      </w:r>
      <w:r>
        <w:rPr>
          <w:rFonts w:cs="Times New Roman"/>
        </w:rPr>
        <w:t>demand</w:t>
      </w:r>
      <w:r w:rsidR="00E211C7">
        <w:rPr>
          <w:rFonts w:cs="Times New Roman"/>
        </w:rPr>
        <w:t>s</w:t>
      </w:r>
      <w:r>
        <w:rPr>
          <w:rFonts w:cs="Times New Roman"/>
        </w:rPr>
        <w:t xml:space="preserve"> high expertise and </w:t>
      </w:r>
      <w:r w:rsidR="00A61B72">
        <w:rPr>
          <w:rFonts w:cs="Times New Roman"/>
        </w:rPr>
        <w:t xml:space="preserve">high </w:t>
      </w:r>
      <w:r>
        <w:rPr>
          <w:rFonts w:cs="Times New Roman"/>
        </w:rPr>
        <w:t xml:space="preserve">financial </w:t>
      </w:r>
      <w:r w:rsidR="00A61B72">
        <w:rPr>
          <w:rFonts w:cs="Times New Roman"/>
        </w:rPr>
        <w:t>investment</w:t>
      </w:r>
      <w:r>
        <w:rPr>
          <w:rFonts w:cs="Times New Roman"/>
        </w:rPr>
        <w:t xml:space="preserve"> </w:t>
      </w:r>
      <w:r>
        <w:rPr>
          <w:rFonts w:cs="Times New Roman"/>
        </w:rPr>
        <w:fldChar w:fldCharType="begin" w:fldLock="1"/>
      </w:r>
      <w:r w:rsidR="00BB366E">
        <w:rPr>
          <w:rFonts w:cs="Times New Roman"/>
        </w:rPr>
        <w:instrText>ADDIN CSL_CITATION {"citationItems":[{"id":"ITEM-1","itemData":{"DOI":"10.1111/j.1600-0587.2012.07773.x","ISSN":"16000587","abstract":"The last decades have seen an upsurge in ecological studies incorporating phylogenetic information with increasing species samples, motivated by the common conjecture that species with common ancestors should share some ecological characteristics due to niche conservatism. This has been carried out using various methods of increasing complexity and reliability: using only taxonomical classification; constructing supertrees that incorporate only topological information from previously published phylogenies; or building supermatrices of molecular data that are used to estimate phylogenies with evolutionary meaningful branch lengths. Although the latter option is more informative than the others, it remains under-used in ecology because ecologists are generally unaware of or unfamiliar with modern molecular phylogenetic methods. However, a solid phylogenetic hypothesis is necessary to conduct reliable ecological analysis integrating evolutive aspects. Our aim here is to clarify the concepts and methodological issues associated with the reconstruction of dated megaphylogenies, and to show that it is nowadays possible to obtain accurate and well sampled megaphylogenies with informative branch-lengths on large species samples. This is possible thanks to improved phylogenetic methods, vast amounts of molecular data available from databases such as Genbank, and consensus knowledge on deep phylogenetic relationships for an increasing number of groups of organisms. Finally, we include a detailed step-by-step workflow pipeline (Supplementary material), from data acquisition to phylogenetic inference, mainly based on the R environment (widely used by ecologists) and the use of free web-servers, that has been applied to the reconstruction of a species-level phylogeny of all breeding birds of Europe. © 2012 The Authors. Ecography © 2012 Nordic Society Oikos.","author":[{"dropping-particle":"","family":"Roquet","given":"Cristina","non-dropping-particle":"","parse-names":false,"suffix":""},{"dropping-particle":"","family":"Thuiller","given":"Wilfried","non-dropping-particle":"","parse-names":false,"suffix":""},{"dropping-particle":"","family":"Lavergne","given":"Sébastien","non-dropping-particle":"","parse-names":false,"suffix":""}],"container-title":"Ecography","id":"ITEM-1","issue":"1","issued":{"date-parts":[["2013"]]},"page":"13-26","title":"Building megaphylogenies for macroecology: Taking up the challenge","type":"article-journal","volume":"36"},"uris":["http://www.mendeley.com/documents/?uuid=09178d49-5f58-4e6b-ad1b-829513a2c38a","http://www.mendeley.com/documents/?uuid=c8ca17be-8fea-4158-ba22-b2eb9e881610"]}],"mendeley":{"formattedCitation":"(Roquet et al., 2013)","manualFormatting":"(Roquet et al., 2013)","plainTextFormattedCitation":"(Roquet et al., 2013)","previouslyFormattedCitation":"(Roquet et al., 2013)"},"properties":{"noteIndex":0},"schema":"https://github.com/citation-style-language/schema/raw/master/csl-citation.json"}</w:instrText>
      </w:r>
      <w:r>
        <w:rPr>
          <w:rFonts w:cs="Times New Roman"/>
        </w:rPr>
        <w:fldChar w:fldCharType="separate"/>
      </w:r>
      <w:r w:rsidRPr="00D51236">
        <w:rPr>
          <w:rFonts w:cs="Times New Roman"/>
          <w:noProof/>
        </w:rPr>
        <w:t>(Roquet</w:t>
      </w:r>
      <w:r>
        <w:rPr>
          <w:rFonts w:cs="Times New Roman"/>
          <w:noProof/>
        </w:rPr>
        <w:t xml:space="preserve"> et al.</w:t>
      </w:r>
      <w:r w:rsidRPr="00D51236">
        <w:rPr>
          <w:rFonts w:cs="Times New Roman"/>
          <w:noProof/>
        </w:rPr>
        <w:t>, 2013)</w:t>
      </w:r>
      <w:r>
        <w:rPr>
          <w:rFonts w:cs="Times New Roman"/>
        </w:rPr>
        <w:fldChar w:fldCharType="end"/>
      </w:r>
      <w:r w:rsidR="00AC1CF9">
        <w:rPr>
          <w:rFonts w:cs="Times New Roman"/>
        </w:rPr>
        <w:t xml:space="preserve">, </w:t>
      </w:r>
      <w:r w:rsidR="00EE3ED2">
        <w:rPr>
          <w:rFonts w:cs="Times New Roman"/>
        </w:rPr>
        <w:t xml:space="preserve">limiting factors for several </w:t>
      </w:r>
      <w:r w:rsidR="00FC5897">
        <w:rPr>
          <w:rFonts w:cs="Times New Roman"/>
        </w:rPr>
        <w:t>institutions</w:t>
      </w:r>
      <w:r>
        <w:rPr>
          <w:rFonts w:cs="Times New Roman"/>
        </w:rPr>
        <w:t xml:space="preserve">. Therefore, automatizing the procedures of constructing </w:t>
      </w:r>
      <w:r w:rsidR="00CA617C">
        <w:rPr>
          <w:rFonts w:cs="Times New Roman"/>
        </w:rPr>
        <w:t>comprehensive</w:t>
      </w:r>
      <w:r>
        <w:rPr>
          <w:rFonts w:cs="Times New Roman"/>
        </w:rPr>
        <w:t xml:space="preserve"> phylogenies</w:t>
      </w:r>
      <w:r w:rsidR="005016F5">
        <w:rPr>
          <w:rFonts w:cs="Times New Roman"/>
        </w:rPr>
        <w:t xml:space="preserve"> using the information from cladistic hierarchy, as suggested by </w:t>
      </w:r>
      <w:proofErr w:type="spellStart"/>
      <w:r w:rsidR="005016F5">
        <w:rPr>
          <w:rFonts w:cs="Times New Roman"/>
        </w:rPr>
        <w:t>Diniz</w:t>
      </w:r>
      <w:proofErr w:type="spellEnd"/>
      <w:r w:rsidR="005016F5">
        <w:rPr>
          <w:rFonts w:cs="Times New Roman"/>
        </w:rPr>
        <w:t>-Filho et al (2013)</w:t>
      </w:r>
      <w:r w:rsidR="00A700B1">
        <w:rPr>
          <w:rFonts w:cs="Times New Roman"/>
        </w:rPr>
        <w:t>,</w:t>
      </w:r>
      <w:r>
        <w:rPr>
          <w:rFonts w:cs="Times New Roman"/>
        </w:rPr>
        <w:t xml:space="preserve"> provides a more reliable</w:t>
      </w:r>
      <w:r w:rsidR="00737E4B">
        <w:rPr>
          <w:rFonts w:cs="Times New Roman"/>
        </w:rPr>
        <w:t>, accessible</w:t>
      </w:r>
      <w:r w:rsidR="00EE3ED2">
        <w:rPr>
          <w:rFonts w:cs="Times New Roman"/>
        </w:rPr>
        <w:t>,</w:t>
      </w:r>
      <w:r>
        <w:rPr>
          <w:rFonts w:cs="Times New Roman"/>
        </w:rPr>
        <w:t xml:space="preserve"> and short-term solution for evolutionary ecologists</w:t>
      </w:r>
      <w:r w:rsidR="00EE3ED2">
        <w:rPr>
          <w:rFonts w:cs="Times New Roman"/>
        </w:rPr>
        <w:t>. The technique</w:t>
      </w:r>
      <w:r w:rsidR="00CF1228">
        <w:rPr>
          <w:rFonts w:cs="Times New Roman"/>
        </w:rPr>
        <w:t xml:space="preserve"> produce</w:t>
      </w:r>
      <w:r w:rsidR="00EE3ED2">
        <w:rPr>
          <w:rFonts w:cs="Times New Roman"/>
        </w:rPr>
        <w:t>s</w:t>
      </w:r>
      <w:r w:rsidR="00CF1228">
        <w:rPr>
          <w:rFonts w:cs="Times New Roman"/>
        </w:rPr>
        <w:t xml:space="preserve"> reliable phylogenetic information for community phylogenetic</w:t>
      </w:r>
      <w:r w:rsidR="00EE3ED2">
        <w:rPr>
          <w:rFonts w:cs="Times New Roman"/>
        </w:rPr>
        <w:t>s</w:t>
      </w:r>
      <w:r w:rsidR="00CF1228">
        <w:rPr>
          <w:rFonts w:cs="Times New Roman"/>
        </w:rPr>
        <w:t xml:space="preserve"> </w:t>
      </w:r>
      <w:r w:rsidR="00CF1228">
        <w:rPr>
          <w:rFonts w:cs="Times New Roman"/>
        </w:rPr>
        <w:fldChar w:fldCharType="begin" w:fldLock="1"/>
      </w:r>
      <w:r w:rsidR="009D40FD">
        <w:rPr>
          <w:rFonts w:cs="Times New Roman"/>
        </w:rPr>
        <w:instrText>ADDIN CSL_CITATION {"citationItems":[{"id":"ITEM-1","itemData":{"DOI":"10.1002/ecy.2788","ISSN":"00129658","PMID":"31225900","abstract":"Should we build our own phylogenetic trees based on gene sequence data, or can we simply use available synthesis phylogenies? This is a fundamental question that any study involving a phylogenetic framework must face at the beginning of the project. Building a phylogeny from gene sequence data (purpose-built phylogeny) requires more effort, expertise, and cost than subsetting an already available phylogeny (synthesis-based phylogeny). However, we still lack a comparison of how these two approaches to building phylogenetic trees influence common community phylogenetic analyses such as comparing community phylogenetic diversity and estimating trait phylogenetic signal. Here, we generated three purpose-built phylogenies and their corresponding synthesis-based trees (two from Phylomatic and one from the Open Tree of Life, OTL). We simulated 1,000 communities and 12,000 continuous traits along each purpose-built phylogeny. We then compared the effects of different trees on estimates of phylogenetic diversity (alpha and beta) and phylogenetic signal (Pagel's λ and Blomberg's K). Synthesis-based phylogenies generally yielded higher estimates of phylogenetic diversity when compared to purpose-built phylogenies. However, resulting measures of phylogenetic diversity from both types of phylogenies were highly correlated (Spearman's (Formula presented.) &gt; 0.8 in most cases). Mean pairwise distance (both alpha and beta) is the index that is most robust to the differences in tree construction that we tested. Measures of phylogenetic diversity based on the OTL showed the highest correlation with measures based on the purpose-built phylogenies. Trait phylogenetic signal estimated with synthesis-based phylogenies, especially from the OTL, was also highly correlated with estimates of Blomberg's K or close to Pagel's λ from purpose-built phylogenies when traits were simulated under Brownian motion. For commonly employed community phylogenetic analyses, our results justify taking advantage of recently developed and continuously improving synthesis trees, especially the Open Tree of Life.","author":[{"dropping-particle":"","family":"Li","given":"Daijiang","non-dropping-particle":"","parse-names":false,"suffix":""},{"dropping-particle":"","family":"Trotta","given":"Lauren","non-dropping-particle":"","parse-names":false,"suffix":""},{"dropping-particle":"","family":"Marx","given":"Hannah E.","non-dropping-particle":"","parse-names":false,"suffix":""},{"dropping-particle":"","family":"Allen","given":"Julie M.","non-dropping-particle":"","parse-names":false,"suffix":""},{"dropping-particle":"","family":"Sun","given":"Miao","non-dropping-particle":"","parse-names":false,"suffix":""},{"dropping-particle":"","family":"Soltis","given":"Douglas E.","non-dropping-particle":"","parse-names":false,"suffix":""},{"dropping-particle":"","family":"Soltis","given":"Pamela S.","non-dropping-particle":"","parse-names":false,"suffix":""},{"dropping-particle":"","family":"Guralnick","given":"Robert P.","non-dropping-particle":"","parse-names":false,"suffix":""},{"dropping-particle":"","family":"Baiser","given":"Benjamin","non-dropping-particle":"","parse-names":false,"suffix":""}],"container-title":"Ecology","id":"ITEM-1","issue":"9","issued":{"date-parts":[["2019"]]},"page":"1-15","title":"For common community phylogenetic analyses, go ahead and use synthesis phylogenies","type":"article-journal","volume":"100"},"uris":["http://www.mendeley.com/documents/?uuid=7c27c483-4eac-4d41-84e0-112251c59472"]}],"mendeley":{"formattedCitation":"(Li et al., 2019)","plainTextFormattedCitation":"(Li et al., 2019)","previouslyFormattedCitation":"(Li et al., 2019)"},"properties":{"noteIndex":0},"schema":"https://github.com/citation-style-language/schema/raw/master/csl-citation.json"}</w:instrText>
      </w:r>
      <w:r w:rsidR="00CF1228">
        <w:rPr>
          <w:rFonts w:cs="Times New Roman"/>
        </w:rPr>
        <w:fldChar w:fldCharType="separate"/>
      </w:r>
      <w:r w:rsidR="00CF1228" w:rsidRPr="00CF1228">
        <w:rPr>
          <w:rFonts w:cs="Times New Roman"/>
          <w:noProof/>
        </w:rPr>
        <w:t>(Li et al., 2019)</w:t>
      </w:r>
      <w:r w:rsidR="00CF1228">
        <w:rPr>
          <w:rFonts w:cs="Times New Roman"/>
        </w:rPr>
        <w:fldChar w:fldCharType="end"/>
      </w:r>
      <w:r>
        <w:rPr>
          <w:rFonts w:cs="Times New Roman"/>
        </w:rPr>
        <w:t>.</w:t>
      </w:r>
    </w:p>
    <w:p w14:paraId="030F6544" w14:textId="7D6CF291" w:rsidR="005C6190" w:rsidRDefault="00487A06" w:rsidP="00F31373">
      <w:pPr>
        <w:ind w:firstLine="708"/>
        <w:rPr>
          <w:rFonts w:cs="Times New Roman"/>
        </w:rPr>
      </w:pPr>
      <w:proofErr w:type="gramStart"/>
      <w:r>
        <w:rPr>
          <w:rFonts w:cs="Times New Roman"/>
        </w:rPr>
        <w:t>In order to</w:t>
      </w:r>
      <w:proofErr w:type="gramEnd"/>
      <w:r>
        <w:rPr>
          <w:rFonts w:cs="Times New Roman"/>
        </w:rPr>
        <w:t xml:space="preserve"> tackle the problem of </w:t>
      </w:r>
      <w:r w:rsidR="009D1E72">
        <w:rPr>
          <w:rFonts w:cs="Times New Roman"/>
        </w:rPr>
        <w:t xml:space="preserve">obtention of comprehensive fish phylogenies in a reliable and reproducible way, </w:t>
      </w:r>
      <w:r w:rsidR="006279B0">
        <w:rPr>
          <w:rFonts w:cs="Times New Roman"/>
        </w:rPr>
        <w:t xml:space="preserve">we developed the </w:t>
      </w:r>
      <w:proofErr w:type="spellStart"/>
      <w:r w:rsidR="006279B0">
        <w:rPr>
          <w:rFonts w:cs="Times New Roman"/>
        </w:rPr>
        <w:t>FishPhyloMaker</w:t>
      </w:r>
      <w:proofErr w:type="spellEnd"/>
      <w:r w:rsidR="001330D0">
        <w:rPr>
          <w:rFonts w:cs="Times New Roman"/>
        </w:rPr>
        <w:t>. This freely available R package</w:t>
      </w:r>
      <w:r w:rsidR="006279B0">
        <w:rPr>
          <w:rFonts w:cs="Times New Roman"/>
        </w:rPr>
        <w:t xml:space="preserve"> facilitate</w:t>
      </w:r>
      <w:r w:rsidR="001330D0">
        <w:rPr>
          <w:rFonts w:cs="Times New Roman"/>
        </w:rPr>
        <w:t>s</w:t>
      </w:r>
      <w:r w:rsidR="006279B0">
        <w:rPr>
          <w:rFonts w:cs="Times New Roman"/>
        </w:rPr>
        <w:t xml:space="preserve"> the obtention of phylogenetic trees for ray-finned fishes. </w:t>
      </w:r>
      <w:proofErr w:type="spellStart"/>
      <w:r w:rsidR="006279B0">
        <w:rPr>
          <w:rFonts w:cs="Times New Roman"/>
        </w:rPr>
        <w:t>FishPhyloMaker</w:t>
      </w:r>
      <w:proofErr w:type="spellEnd"/>
      <w:r w:rsidR="006279B0">
        <w:rPr>
          <w:rFonts w:cs="Times New Roman"/>
        </w:rPr>
        <w:t xml:space="preserve"> automates the insertion procedure of species in the most comprehensive phylogeny</w:t>
      </w:r>
      <w:r w:rsidR="009D1E72">
        <w:rPr>
          <w:rFonts w:cs="Times New Roman"/>
        </w:rPr>
        <w:t xml:space="preserve"> </w:t>
      </w:r>
      <w:r w:rsidR="009D1E72">
        <w:rPr>
          <w:rFonts w:cs="Times New Roman"/>
        </w:rPr>
        <w:fldChar w:fldCharType="begin" w:fldLock="1"/>
      </w:r>
      <w:r w:rsidR="00B458AA">
        <w:rPr>
          <w:rFonts w:cs="Times New Roman"/>
        </w:rPr>
        <w:instrText>ADDIN CSL_CITATION {"citationItems":[{"id":"ITEM-1","itemData":{"DOI":"10.1038/s41586-018-0273-1","ISBN":"4158601802731","ISSN":"14764687","abstract":"Far more species of organisms are found in the tropics than in temperate and polar regions, but the evolutionary and ecological causes of this pattern remain controversial 1,2 . Tropical marine fish communities are much more diverse than cold-water fish communities found at higher latitudes 3,4, and several explanations for this latitudinal diversity gradient propose that warm reef environments serve as evolutionary 'hotspots' for species formation 5-8 . Here we test the relationship between latitude, species richness and speciation rate across marine fishes. We assembled a time-calibrated phylogeny of all ray-finned fishes (31,526 tips, of which 11,638 had genetic data) and used this framework to describe the spatial dynamics of speciation in the marine realm. We show that the fastest rates of speciation occur in species-poor regions outside the tropics, and that high-latitude fish lineages form new species at much faster rates than their tropical counterparts. High rates of speciation occur in geographical regions that are characterized by low surface temperatures and high endemism. Our results reject a broad class of mechanisms under which the tropics serve as an evolutionary cradle for marine fish diversity and raise new questions about why the coldest oceans on Earth are present-day hotspots of species formation.","author":[{"dropping-particle":"","family":"Rabosky","given":"Daniel L.","non-dropping-particle":"","parse-names":false,"suffix":""},{"dropping-particle":"","family":"Chang","given":"Jonathan","non-dropping-particle":"","parse-names":false,"suffix":""},{"dropping-particle":"","family":"Title","given":"Pascal O.","non-dropping-particle":"","parse-names":false,"suffix":""},{"dropping-particle":"","family":"Cowman","given":"Peter F.","non-dropping-particle":"","parse-names":false,"suffix":""},{"dropping-particle":"","family":"Sallan","given":"Lauren","non-dropping-particle":"","parse-names":false,"suffix":""},{"dropping-particle":"","family":"Friedman","given":"Matt","non-dropping-particle":"","parse-names":false,"suffix":""},{"dropping-particle":"","family":"Kaschner","given":"Kristin","non-dropping-particle":"","parse-names":false,"suffix":""},{"dropping-particle":"","family":"Garilao","given":"Cristina","non-dropping-particle":"","parse-names":false,"suffix":""},{"dropping-particle":"","family":"Near","given":"Thomas J.","non-dropping-particle":"","parse-names":false,"suffix":""},{"dropping-particle":"","family":"Coll","given":"Marta","non-dropping-particle":"","parse-names":false,"suffix":""},{"dropping-particle":"","family":"Alfaro","given":"Michael E.","non-dropping-particle":"","parse-names":false,"suffix":""}],"container-title":"Nature","id":"ITEM-1","issue":"7714","issued":{"date-parts":[["2018"]]},"page":"392-395","publisher":"Springer US","title":"An inverse latitudinal gradient in speciation rate for marine fishes","type":"article-journal","volume":"559"},"uris":["http://www.mendeley.com/documents/?uuid=d9968e7c-0d80-431a-98a4-681180e881a0"]}],"mendeley":{"formattedCitation":"(Rabosky et al., 2018)","plainTextFormattedCitation":"(Rabosky et al., 2018)","previouslyFormattedCitation":"(Rabosky et al., 2018)"},"properties":{"noteIndex":0},"schema":"https://github.com/citation-style-language/schema/raw/master/csl-citation.json"}</w:instrText>
      </w:r>
      <w:r w:rsidR="009D1E72">
        <w:rPr>
          <w:rFonts w:cs="Times New Roman"/>
        </w:rPr>
        <w:fldChar w:fldCharType="separate"/>
      </w:r>
      <w:r w:rsidR="009D1E72" w:rsidRPr="009D1E72">
        <w:rPr>
          <w:rFonts w:cs="Times New Roman"/>
          <w:noProof/>
        </w:rPr>
        <w:t>(Rabosky et al., 2018)</w:t>
      </w:r>
      <w:r w:rsidR="009D1E72">
        <w:rPr>
          <w:rFonts w:cs="Times New Roman"/>
        </w:rPr>
        <w:fldChar w:fldCharType="end"/>
      </w:r>
      <w:r w:rsidR="006279B0">
        <w:rPr>
          <w:rFonts w:cs="Times New Roman"/>
        </w:rPr>
        <w:t xml:space="preserve"> of ray-finned fishes following their taxonomic hiera</w:t>
      </w:r>
      <w:r w:rsidR="001330D0">
        <w:rPr>
          <w:rFonts w:cs="Times New Roman"/>
        </w:rPr>
        <w:t>r</w:t>
      </w:r>
      <w:r w:rsidR="006279B0">
        <w:rPr>
          <w:rFonts w:cs="Times New Roman"/>
        </w:rPr>
        <w:t xml:space="preserve">chy. We </w:t>
      </w:r>
      <w:r w:rsidR="002528F8">
        <w:rPr>
          <w:rFonts w:cs="Times New Roman"/>
        </w:rPr>
        <w:t>illustrated</w:t>
      </w:r>
      <w:r w:rsidR="006279B0">
        <w:rPr>
          <w:rFonts w:cs="Times New Roman"/>
        </w:rPr>
        <w:t xml:space="preserve"> how </w:t>
      </w:r>
      <w:r w:rsidR="001330D0">
        <w:rPr>
          <w:rFonts w:cs="Times New Roman"/>
        </w:rPr>
        <w:t xml:space="preserve">the </w:t>
      </w:r>
      <w:proofErr w:type="spellStart"/>
      <w:r w:rsidR="006279B0">
        <w:rPr>
          <w:rFonts w:cs="Times New Roman"/>
        </w:rPr>
        <w:t>FishPhyloMaker</w:t>
      </w:r>
      <w:proofErr w:type="spellEnd"/>
      <w:r w:rsidR="006279B0">
        <w:rPr>
          <w:rFonts w:cs="Times New Roman"/>
        </w:rPr>
        <w:t xml:space="preserve"> package solve</w:t>
      </w:r>
      <w:r w:rsidR="001330D0">
        <w:rPr>
          <w:rFonts w:cs="Times New Roman"/>
        </w:rPr>
        <w:t>s</w:t>
      </w:r>
      <w:r w:rsidR="006279B0">
        <w:rPr>
          <w:rFonts w:cs="Times New Roman"/>
        </w:rPr>
        <w:t xml:space="preserve"> the problem of obtain</w:t>
      </w:r>
      <w:r w:rsidR="001330D0">
        <w:rPr>
          <w:rFonts w:cs="Times New Roman"/>
        </w:rPr>
        <w:t>ing</w:t>
      </w:r>
      <w:r w:rsidR="006279B0">
        <w:rPr>
          <w:rFonts w:cs="Times New Roman"/>
        </w:rPr>
        <w:t xml:space="preserve"> comprehensive phylogenies by constructing phylogenetic trees for </w:t>
      </w:r>
      <w:r w:rsidR="008E0AC8">
        <w:rPr>
          <w:rFonts w:cs="Times New Roman"/>
        </w:rPr>
        <w:t xml:space="preserve">species inhabiting </w:t>
      </w:r>
      <w:r w:rsidR="006279B0">
        <w:rPr>
          <w:rFonts w:cs="Times New Roman"/>
        </w:rPr>
        <w:t>the four major freshwater ecoregions</w:t>
      </w:r>
      <w:r w:rsidR="008E0AC8">
        <w:rPr>
          <w:rFonts w:cs="Times New Roman"/>
        </w:rPr>
        <w:t xml:space="preserve"> (</w:t>
      </w:r>
      <w:proofErr w:type="spellStart"/>
      <w:r w:rsidR="008E0AC8">
        <w:rPr>
          <w:rFonts w:cs="Times New Roman"/>
        </w:rPr>
        <w:t>Afrotropics</w:t>
      </w:r>
      <w:proofErr w:type="spellEnd"/>
      <w:r w:rsidR="008E0AC8">
        <w:rPr>
          <w:rFonts w:cs="Times New Roman"/>
        </w:rPr>
        <w:t>, Indo-</w:t>
      </w:r>
      <w:r w:rsidR="001F134E">
        <w:rPr>
          <w:rFonts w:cs="Times New Roman"/>
        </w:rPr>
        <w:t>M</w:t>
      </w:r>
      <w:r w:rsidR="008E0AC8">
        <w:rPr>
          <w:rFonts w:cs="Times New Roman"/>
        </w:rPr>
        <w:t>alay, Near</w:t>
      </w:r>
      <w:r w:rsidR="001F134E">
        <w:rPr>
          <w:rFonts w:cs="Times New Roman"/>
        </w:rPr>
        <w:t>c</w:t>
      </w:r>
      <w:r w:rsidR="008E0AC8">
        <w:rPr>
          <w:rFonts w:cs="Times New Roman"/>
        </w:rPr>
        <w:t xml:space="preserve">tic and Neotropics, </w:t>
      </w:r>
      <w:proofErr w:type="spellStart"/>
      <w:r w:rsidR="008E0AC8">
        <w:rPr>
          <w:rFonts w:cs="Times New Roman"/>
        </w:rPr>
        <w:t>sensu</w:t>
      </w:r>
      <w:proofErr w:type="spellEnd"/>
      <w:r w:rsidR="008E0AC8">
        <w:rPr>
          <w:rFonts w:cs="Times New Roman"/>
        </w:rPr>
        <w:t xml:space="preserve"> </w:t>
      </w:r>
      <w:r w:rsidR="00B458AA">
        <w:rPr>
          <w:rFonts w:cs="Times New Roman"/>
        </w:rPr>
        <w:fldChar w:fldCharType="begin" w:fldLock="1"/>
      </w:r>
      <w:r w:rsidR="00ED4E50">
        <w:rPr>
          <w:rFonts w:cs="Times New Roman"/>
        </w:rPr>
        <w:instrText>ADDIN CSL_CITATION {"citationItems":[{"id":"ITEM-1","itemData":{"DOI":"10.1038/sdata.2017.141","ISSN":"20524463","PMID":"28972575","abstract":"A growing interest is devoted to global-scale approaches in ecology and evolution that examine patterns and determinants of species diversity and the threats resulting from global change. These analyses obviously require global datasets of species distribution. Freshwater systems house a disproportionately high fraction of the global fish diversity considering the small proportion of the earth's surface that they occupy, and are one of the most threatened habitats on Earth. Here we provide complete species lists for 3119 drainage basins covering more than 80% of the Earth surface using 14953 fish species inhabiting permanently or occasionally freshwater systems. The database results from an extensive survey of native and non-native freshwater fish species distribution based on 1436 published papers, books, grey literature and web-based sources. Alone or in combination with further datasets on species biological and ecological characteristics and their evolutionary history, this database represents a highly valuable source of information for further studies on freshwater macroecology, macroevolution, biogeography and conservation.","author":[{"dropping-particle":"","family":"Tedesco","given":"Pablo A.","non-dropping-particle":"","parse-names":false,"suffix":""},{"dropping-particle":"","family":"Beauchard","given":"Olivier","non-dropping-particle":"","parse-names":false,"suffix":""},{"dropping-particle":"","family":"Bigorne","given":"Rémy","non-dropping-particle":"","parse-names":false,"suffix":""},{"dropping-particle":"","family":"Blanchet","given":"Simon","non-dropping-particle":"","parse-names":false,"suffix":""},{"dropping-particle":"","family":"Buisson","given":"Laëtitia","non-dropping-particle":"","parse-names":false,"suffix":""},{"dropping-particle":"","family":"Conti","given":"Lorenza","non-dropping-particle":"","parse-names":false,"suffix":""},{"dropping-particle":"","family":"Cornu","given":"Jean François","non-dropping-particle":"","parse-names":false,"suffix":""},{"dropping-particle":"","family":"Dias","given":"Murilo S.","non-dropping-particle":"","parse-names":false,"suffix":""},{"dropping-particle":"","family":"Grenouillet","given":"Gaël","non-dropping-particle":"","parse-names":false,"suffix":""},{"dropping-particle":"","family":"Hugueny","given":"Bernard","non-dropping-particle":"","parse-names":false,"suffix":""},{"dropping-particle":"","family":"Jézéquel","given":"Céline","non-dropping-particle":"","parse-names":false,"suffix":""},{"dropping-particle":"","family":"Leprieur","given":"Fabien","non-dropping-particle":"","parse-names":false,"suffix":""},{"dropping-particle":"","family":"Brosse","given":"Sébastien","non-dropping-particle":"","parse-names":false,"suffix":""},{"dropping-particle":"","family":"Oberdorff","given":"Thierry","non-dropping-particle":"","parse-names":false,"suffix":""}],"container-title":"Scientific Data","id":"ITEM-1","issued":{"date-parts":[["2017"]]},"page":"1-6","publisher":"The Author(s)","title":"Data Descriptor: A global database on freshwater fish species occurrence in drainage basins","type":"article-journal","volume":"4"},"uris":["http://www.mendeley.com/documents/?uuid=14fc8573-f428-4bf2-9817-ca5fea6c8048"]}],"mendeley":{"formattedCitation":"(Tedesco et al., 2017)","manualFormatting":"Tedesco et al., (2017)","plainTextFormattedCitation":"(Tedesco et al., 2017)","previouslyFormattedCitation":"(Tedesco et al., 2017)"},"properties":{"noteIndex":0},"schema":"https://github.com/citation-style-language/schema/raw/master/csl-citation.json"}</w:instrText>
      </w:r>
      <w:r w:rsidR="00B458AA">
        <w:rPr>
          <w:rFonts w:cs="Times New Roman"/>
        </w:rPr>
        <w:fldChar w:fldCharType="separate"/>
      </w:r>
      <w:r w:rsidR="00B458AA" w:rsidRPr="00B458AA">
        <w:rPr>
          <w:rFonts w:cs="Times New Roman"/>
          <w:noProof/>
        </w:rPr>
        <w:t xml:space="preserve">Tedesco et al., </w:t>
      </w:r>
      <w:r w:rsidR="00B458AA">
        <w:rPr>
          <w:rFonts w:cs="Times New Roman"/>
          <w:noProof/>
        </w:rPr>
        <w:t>(</w:t>
      </w:r>
      <w:r w:rsidR="00B458AA" w:rsidRPr="00B458AA">
        <w:rPr>
          <w:rFonts w:cs="Times New Roman"/>
          <w:noProof/>
        </w:rPr>
        <w:t>2017)</w:t>
      </w:r>
      <w:r w:rsidR="00B458AA">
        <w:rPr>
          <w:rFonts w:cs="Times New Roman"/>
        </w:rPr>
        <w:fldChar w:fldCharType="end"/>
      </w:r>
      <w:r w:rsidR="008E0AC8">
        <w:rPr>
          <w:rFonts w:cs="Times New Roman"/>
        </w:rPr>
        <w:t>)</w:t>
      </w:r>
      <w:r w:rsidR="006279B0">
        <w:rPr>
          <w:rFonts w:cs="Times New Roman"/>
        </w:rPr>
        <w:t xml:space="preserve">. Further, we </w:t>
      </w:r>
      <w:r w:rsidR="00B458AA">
        <w:rPr>
          <w:rFonts w:cs="Times New Roman"/>
        </w:rPr>
        <w:t>developed</w:t>
      </w:r>
      <w:r w:rsidR="006279B0">
        <w:rPr>
          <w:rFonts w:cs="Times New Roman"/>
        </w:rPr>
        <w:t xml:space="preserve"> a new method to quantify the Darwinian shortfalls and illustrate the use of this method by mapping the Darwinian shortfall</w:t>
      </w:r>
      <w:r w:rsidR="00B458AA">
        <w:rPr>
          <w:rFonts w:cs="Times New Roman"/>
        </w:rPr>
        <w:t>s</w:t>
      </w:r>
      <w:r w:rsidR="006279B0">
        <w:rPr>
          <w:rFonts w:cs="Times New Roman"/>
        </w:rPr>
        <w:t xml:space="preserve"> of all the major freshwater drainages</w:t>
      </w:r>
      <w:r w:rsidR="00C34F59">
        <w:rPr>
          <w:rFonts w:cs="Times New Roman"/>
        </w:rPr>
        <w:t xml:space="preserve"> in the world</w:t>
      </w:r>
      <w:r w:rsidR="006279B0">
        <w:rPr>
          <w:rFonts w:cs="Times New Roman"/>
        </w:rPr>
        <w:t>.</w:t>
      </w:r>
      <w:r w:rsidR="00AF24D5">
        <w:rPr>
          <w:rFonts w:cs="Times New Roman"/>
        </w:rPr>
        <w:t xml:space="preserve"> </w:t>
      </w:r>
      <w:r w:rsidR="00331451">
        <w:rPr>
          <w:rFonts w:cs="Times New Roman"/>
        </w:rPr>
        <w:t xml:space="preserve">Our package </w:t>
      </w:r>
      <w:r w:rsidR="00D34BF1">
        <w:rPr>
          <w:rFonts w:cs="Times New Roman"/>
        </w:rPr>
        <w:t>overcomes the main problems</w:t>
      </w:r>
      <w:r w:rsidR="009B12CE">
        <w:rPr>
          <w:rFonts w:cs="Times New Roman"/>
        </w:rPr>
        <w:t xml:space="preserve"> </w:t>
      </w:r>
      <w:r w:rsidR="00331451">
        <w:rPr>
          <w:rFonts w:cs="Times New Roman"/>
        </w:rPr>
        <w:t xml:space="preserve">associated with manually building </w:t>
      </w:r>
      <w:r w:rsidR="00842CF0">
        <w:rPr>
          <w:rFonts w:cs="Times New Roman"/>
        </w:rPr>
        <w:lastRenderedPageBreak/>
        <w:t>phylogen</w:t>
      </w:r>
      <w:r w:rsidR="002C2B62">
        <w:rPr>
          <w:rFonts w:cs="Times New Roman"/>
        </w:rPr>
        <w:t>ies</w:t>
      </w:r>
      <w:r w:rsidR="00842CF0">
        <w:rPr>
          <w:rFonts w:cs="Times New Roman"/>
        </w:rPr>
        <w:t xml:space="preserve"> for </w:t>
      </w:r>
      <w:r w:rsidR="00323163">
        <w:rPr>
          <w:rFonts w:cs="Times New Roman"/>
        </w:rPr>
        <w:t>ray-</w:t>
      </w:r>
      <w:r w:rsidR="00842CF0">
        <w:rPr>
          <w:rFonts w:cs="Times New Roman"/>
        </w:rPr>
        <w:t>finned</w:t>
      </w:r>
      <w:r w:rsidR="00D34BF1">
        <w:rPr>
          <w:rFonts w:cs="Times New Roman"/>
        </w:rPr>
        <w:t xml:space="preserve"> fishes</w:t>
      </w:r>
      <w:r w:rsidR="00840061">
        <w:rPr>
          <w:rFonts w:cs="Times New Roman"/>
        </w:rPr>
        <w:t xml:space="preserve"> by </w:t>
      </w:r>
      <w:r w:rsidR="00D92D57">
        <w:rPr>
          <w:rFonts w:cs="Times New Roman"/>
        </w:rPr>
        <w:t xml:space="preserve">following a specific and documented procedure and reducing </w:t>
      </w:r>
      <w:r w:rsidR="00072900">
        <w:rPr>
          <w:rFonts w:cs="Times New Roman"/>
        </w:rPr>
        <w:t xml:space="preserve">the </w:t>
      </w:r>
      <w:r w:rsidR="00F55F8C">
        <w:rPr>
          <w:rFonts w:cs="Times New Roman"/>
        </w:rPr>
        <w:t xml:space="preserve">manual </w:t>
      </w:r>
      <w:r w:rsidR="00072900">
        <w:rPr>
          <w:rFonts w:cs="Times New Roman"/>
        </w:rPr>
        <w:t xml:space="preserve">labor </w:t>
      </w:r>
      <w:r w:rsidR="00F55F8C">
        <w:rPr>
          <w:rFonts w:cs="Times New Roman"/>
        </w:rPr>
        <w:t>in large phylogenies</w:t>
      </w:r>
      <w:r w:rsidR="0023608F">
        <w:rPr>
          <w:rFonts w:cs="Times New Roman"/>
        </w:rPr>
        <w:t>.</w:t>
      </w:r>
    </w:p>
    <w:p w14:paraId="64144DD6" w14:textId="77777777" w:rsidR="00B458AA" w:rsidRDefault="00B458AA" w:rsidP="00F31373">
      <w:pPr>
        <w:ind w:firstLine="708"/>
        <w:rPr>
          <w:rFonts w:cs="Times New Roman"/>
        </w:rPr>
      </w:pPr>
    </w:p>
    <w:p w14:paraId="798DEEF4" w14:textId="7C1E49C7" w:rsidR="00521E9E" w:rsidRPr="007B78AA" w:rsidRDefault="00F31373" w:rsidP="007B78AA">
      <w:pPr>
        <w:rPr>
          <w:rFonts w:cs="Times New Roman"/>
          <w:b/>
          <w:bCs/>
        </w:rPr>
      </w:pPr>
      <w:r w:rsidRPr="007B78AA">
        <w:rPr>
          <w:rFonts w:cs="Times New Roman"/>
          <w:b/>
          <w:bCs/>
        </w:rPr>
        <w:t>Methods</w:t>
      </w:r>
    </w:p>
    <w:p w14:paraId="1977780D" w14:textId="021C6E54" w:rsidR="0024357D" w:rsidRDefault="003E0A35" w:rsidP="00286956">
      <w:pPr>
        <w:pStyle w:val="Ttulo1"/>
        <w:rPr>
          <w:ins w:id="0" w:author="Gabriel Nakamura" w:date="2021-10-04T11:59:00Z"/>
        </w:rPr>
      </w:pPr>
      <w:r>
        <w:t xml:space="preserve">Inside the </w:t>
      </w:r>
      <w:proofErr w:type="gramStart"/>
      <w:r w:rsidR="000B0106">
        <w:t>Fish(</w:t>
      </w:r>
      <w:proofErr w:type="spellStart"/>
      <w:proofErr w:type="gramEnd"/>
      <w:r w:rsidR="000B0106">
        <w:t>PhyloMaker</w:t>
      </w:r>
      <w:proofErr w:type="spellEnd"/>
      <w:r w:rsidR="000B0106">
        <w:t>)</w:t>
      </w:r>
      <w:r>
        <w:t xml:space="preserve">: </w:t>
      </w:r>
      <w:r w:rsidR="000B0106">
        <w:t xml:space="preserve">an </w:t>
      </w:r>
      <w:r>
        <w:t xml:space="preserve">overview </w:t>
      </w:r>
      <w:r w:rsidR="00525CA7">
        <w:t xml:space="preserve">of </w:t>
      </w:r>
      <w:r w:rsidR="000B0106">
        <w:t xml:space="preserve">the </w:t>
      </w:r>
      <w:r w:rsidR="00A93439">
        <w:t>package</w:t>
      </w:r>
    </w:p>
    <w:p w14:paraId="17C1307C" w14:textId="71B27FBB" w:rsidR="00445405" w:rsidRPr="00445405" w:rsidRDefault="00445405">
      <w:pPr>
        <w:pPrChange w:id="1" w:author="Gabriel Nakamura" w:date="2021-10-04T11:59:00Z">
          <w:pPr>
            <w:pStyle w:val="Ttulo1"/>
          </w:pPr>
        </w:pPrChange>
      </w:pPr>
      <w:ins w:id="2" w:author="Gabriel Nakamura" w:date="2021-10-04T11:59:00Z">
        <w:r>
          <w:tab/>
          <w:t xml:space="preserve">A stable version of </w:t>
        </w:r>
        <w:proofErr w:type="spellStart"/>
        <w:r>
          <w:t>FishPhyloMaker</w:t>
        </w:r>
        <w:proofErr w:type="spellEnd"/>
        <w:r>
          <w:t xml:space="preserve"> can be downloaded through the CRAN repository (</w:t>
        </w:r>
      </w:ins>
      <w:ins w:id="3" w:author="Gabriel Nakamura" w:date="2021-10-04T12:00:00Z">
        <w:r w:rsidR="00BE40E5">
          <w:fldChar w:fldCharType="begin"/>
        </w:r>
        <w:r w:rsidR="00BE40E5">
          <w:instrText xml:space="preserve"> HYPERLINK "</w:instrText>
        </w:r>
        <w:r w:rsidR="00BE40E5" w:rsidRPr="00BE40E5">
          <w:instrText>https://cran.r-project.org/web/packages/FishPhyloMaker/index.html</w:instrText>
        </w:r>
        <w:r w:rsidR="00BE40E5">
          <w:instrText xml:space="preserve">" </w:instrText>
        </w:r>
        <w:r w:rsidR="00BE40E5">
          <w:fldChar w:fldCharType="separate"/>
        </w:r>
        <w:r w:rsidR="00BE40E5" w:rsidRPr="00D837AD">
          <w:rPr>
            <w:rStyle w:val="Hyperlink"/>
          </w:rPr>
          <w:t>https://cran.r-project.org/web/packages/FishPhyloMaker/index.html</w:t>
        </w:r>
        <w:r w:rsidR="00BE40E5">
          <w:fldChar w:fldCharType="end"/>
        </w:r>
      </w:ins>
      <w:ins w:id="4" w:author="Gabriel Nakamura" w:date="2021-10-04T11:59:00Z">
        <w:r>
          <w:t>)</w:t>
        </w:r>
      </w:ins>
      <w:ins w:id="5" w:author="Gabriel Nakamura" w:date="2021-10-04T12:00:00Z">
        <w:r w:rsidR="00BE40E5">
          <w:t>, and a development version can be downloaded from GitHub repository. All analysis showed here were performed using th</w:t>
        </w:r>
      </w:ins>
      <w:ins w:id="6" w:author="Gabriel Nakamura" w:date="2021-10-04T12:01:00Z">
        <w:r w:rsidR="00BE40E5">
          <w:t xml:space="preserve">e development version of </w:t>
        </w:r>
        <w:proofErr w:type="spellStart"/>
        <w:r w:rsidR="00BE40E5">
          <w:t>FishPhyloMaker</w:t>
        </w:r>
        <w:proofErr w:type="spellEnd"/>
        <w:r w:rsidR="00BE40E5">
          <w:t>.</w:t>
        </w:r>
      </w:ins>
    </w:p>
    <w:p w14:paraId="5879D69F" w14:textId="741EEF93" w:rsidR="008D3215" w:rsidRDefault="00DC6EF6" w:rsidP="00254D59">
      <w:pPr>
        <w:rPr>
          <w:rFonts w:cs="Times New Roman"/>
        </w:rPr>
      </w:pPr>
      <w:proofErr w:type="spellStart"/>
      <w:r>
        <w:rPr>
          <w:rFonts w:cs="Times New Roman"/>
        </w:rPr>
        <w:t>FishPhyl</w:t>
      </w:r>
      <w:r w:rsidR="002E06C5">
        <w:rPr>
          <w:rFonts w:cs="Times New Roman"/>
        </w:rPr>
        <w:t>oMaker</w:t>
      </w:r>
      <w:proofErr w:type="spellEnd"/>
      <w:r w:rsidR="002E06C5">
        <w:rPr>
          <w:rFonts w:cs="Times New Roman"/>
        </w:rPr>
        <w:t xml:space="preserve"> is a</w:t>
      </w:r>
      <w:r w:rsidR="00311A82">
        <w:rPr>
          <w:rFonts w:cs="Times New Roman"/>
        </w:rPr>
        <w:t xml:space="preserve"> freely</w:t>
      </w:r>
      <w:r w:rsidR="001F134E">
        <w:rPr>
          <w:rFonts w:cs="Times New Roman"/>
        </w:rPr>
        <w:t xml:space="preserve"> </w:t>
      </w:r>
      <w:r w:rsidR="000B0106">
        <w:rPr>
          <w:rFonts w:cs="Times New Roman"/>
        </w:rPr>
        <w:t>available</w:t>
      </w:r>
      <w:r w:rsidR="00311A82">
        <w:rPr>
          <w:rFonts w:cs="Times New Roman"/>
        </w:rPr>
        <w:t xml:space="preserve"> </w:t>
      </w:r>
      <w:r w:rsidR="002E06C5">
        <w:rPr>
          <w:rFonts w:cs="Times New Roman"/>
        </w:rPr>
        <w:t xml:space="preserve">R package </w:t>
      </w:r>
      <w:r w:rsidR="000B0106">
        <w:rPr>
          <w:rFonts w:cs="Times New Roman"/>
        </w:rPr>
        <w:t>containing</w:t>
      </w:r>
      <w:r w:rsidR="002E06C5">
        <w:rPr>
          <w:rFonts w:cs="Times New Roman"/>
        </w:rPr>
        <w:t xml:space="preserve"> </w:t>
      </w:r>
      <w:r w:rsidR="00B458AA">
        <w:rPr>
          <w:rFonts w:cs="Times New Roman"/>
        </w:rPr>
        <w:t xml:space="preserve">three </w:t>
      </w:r>
      <w:r w:rsidR="00AD089F">
        <w:rPr>
          <w:rFonts w:cs="Times New Roman"/>
        </w:rPr>
        <w:t xml:space="preserve">main </w:t>
      </w:r>
      <w:r w:rsidR="002E06C5">
        <w:rPr>
          <w:rFonts w:cs="Times New Roman"/>
        </w:rPr>
        <w:t xml:space="preserve">functions, </w:t>
      </w:r>
      <w:proofErr w:type="spellStart"/>
      <w:r w:rsidR="002E06C5" w:rsidRPr="0039658C">
        <w:rPr>
          <w:rFonts w:cs="Times New Roman"/>
          <w:i/>
          <w:iCs/>
        </w:rPr>
        <w:t>FishTaxaMaker</w:t>
      </w:r>
      <w:proofErr w:type="spellEnd"/>
      <w:r w:rsidR="002A1620">
        <w:rPr>
          <w:rFonts w:cs="Times New Roman"/>
        </w:rPr>
        <w:t>,</w:t>
      </w:r>
      <w:r w:rsidR="00311A82">
        <w:rPr>
          <w:rFonts w:cs="Times New Roman"/>
        </w:rPr>
        <w:t xml:space="preserve"> </w:t>
      </w:r>
      <w:proofErr w:type="spellStart"/>
      <w:r w:rsidR="00311A82" w:rsidRPr="0039658C">
        <w:rPr>
          <w:rFonts w:cs="Times New Roman"/>
          <w:i/>
          <w:iCs/>
        </w:rPr>
        <w:t>FishPhyloMaker</w:t>
      </w:r>
      <w:proofErr w:type="spellEnd"/>
      <w:r w:rsidR="001F134E">
        <w:rPr>
          <w:rFonts w:cs="Times New Roman"/>
          <w:i/>
          <w:iCs/>
        </w:rPr>
        <w:t>,</w:t>
      </w:r>
      <w:r w:rsidR="002A1620">
        <w:rPr>
          <w:rFonts w:cs="Times New Roman"/>
          <w:i/>
          <w:iCs/>
        </w:rPr>
        <w:t xml:space="preserve"> </w:t>
      </w:r>
      <w:r w:rsidR="002A1620">
        <w:rPr>
          <w:rFonts w:cs="Times New Roman"/>
        </w:rPr>
        <w:t xml:space="preserve">and </w:t>
      </w:r>
      <w:del w:id="7" w:author="Gabriel Nakamura" w:date="2021-10-04T11:27:00Z">
        <w:r w:rsidR="00250A3E" w:rsidRPr="0039658C" w:rsidDel="001B6895">
          <w:rPr>
            <w:rFonts w:cs="Times New Roman"/>
            <w:i/>
            <w:iCs/>
          </w:rPr>
          <w:delText>Darwinian</w:delText>
        </w:r>
      </w:del>
      <w:proofErr w:type="spellStart"/>
      <w:ins w:id="8" w:author="Gabriel Nakamura" w:date="2021-10-04T11:27:00Z">
        <w:r w:rsidR="001B6895">
          <w:rPr>
            <w:rFonts w:cs="Times New Roman"/>
            <w:i/>
            <w:iCs/>
          </w:rPr>
          <w:t>PD</w:t>
        </w:r>
      </w:ins>
      <w:r w:rsidR="00250A3E" w:rsidRPr="0039658C">
        <w:rPr>
          <w:rFonts w:cs="Times New Roman"/>
          <w:i/>
          <w:iCs/>
        </w:rPr>
        <w:t>_deficit</w:t>
      </w:r>
      <w:proofErr w:type="spellEnd"/>
      <w:r w:rsidR="005F15AC">
        <w:rPr>
          <w:rFonts w:cs="Times New Roman"/>
        </w:rPr>
        <w:t>.</w:t>
      </w:r>
      <w:r w:rsidR="002570C7">
        <w:rPr>
          <w:rFonts w:cs="Times New Roman"/>
        </w:rPr>
        <w:t xml:space="preserve"> </w:t>
      </w:r>
      <w:r w:rsidR="005F15AC">
        <w:rPr>
          <w:rFonts w:cs="Times New Roman"/>
        </w:rPr>
        <w:t xml:space="preserve">Below, we describe the functions </w:t>
      </w:r>
      <w:r w:rsidR="009E280A">
        <w:rPr>
          <w:rFonts w:cs="Times New Roman"/>
        </w:rPr>
        <w:t>to</w:t>
      </w:r>
      <w:r w:rsidR="00B458AA">
        <w:rPr>
          <w:rFonts w:cs="Times New Roman"/>
        </w:rPr>
        <w:t xml:space="preserve"> </w:t>
      </w:r>
      <w:r w:rsidR="009C578F">
        <w:rPr>
          <w:rFonts w:cs="Times New Roman"/>
        </w:rPr>
        <w:t>generate</w:t>
      </w:r>
      <w:r w:rsidR="00B458AA">
        <w:rPr>
          <w:rFonts w:cs="Times New Roman"/>
        </w:rPr>
        <w:t xml:space="preserve"> phylogenetic trees, </w:t>
      </w:r>
      <w:r w:rsidR="005F15AC">
        <w:rPr>
          <w:rFonts w:cs="Times New Roman"/>
        </w:rPr>
        <w:t>highlighting the input data, intermediate steps</w:t>
      </w:r>
      <w:r w:rsidR="00A64390">
        <w:rPr>
          <w:rFonts w:cs="Times New Roman"/>
        </w:rPr>
        <w:t>,</w:t>
      </w:r>
      <w:r w:rsidR="005F15AC">
        <w:rPr>
          <w:rFonts w:cs="Times New Roman"/>
        </w:rPr>
        <w:t xml:space="preserve"> and output objects. </w:t>
      </w:r>
      <w:r w:rsidR="00F60AED">
        <w:rPr>
          <w:rFonts w:cs="Times New Roman"/>
        </w:rPr>
        <w:t>B</w:t>
      </w:r>
      <w:r w:rsidR="007E4AA4">
        <w:rPr>
          <w:rFonts w:cs="Times New Roman"/>
        </w:rPr>
        <w:t>rief description</w:t>
      </w:r>
      <w:r w:rsidR="00F60AED">
        <w:rPr>
          <w:rFonts w:cs="Times New Roman"/>
        </w:rPr>
        <w:t>s</w:t>
      </w:r>
      <w:r w:rsidR="007E4AA4">
        <w:rPr>
          <w:rFonts w:cs="Times New Roman"/>
        </w:rPr>
        <w:t xml:space="preserve"> of </w:t>
      </w:r>
      <w:r w:rsidR="00A64390">
        <w:rPr>
          <w:rFonts w:cs="Times New Roman"/>
        </w:rPr>
        <w:t xml:space="preserve">the package </w:t>
      </w:r>
      <w:r w:rsidR="007E4AA4">
        <w:rPr>
          <w:rFonts w:cs="Times New Roman"/>
        </w:rPr>
        <w:t>function</w:t>
      </w:r>
      <w:r w:rsidR="00A64390">
        <w:rPr>
          <w:rFonts w:cs="Times New Roman"/>
        </w:rPr>
        <w:t>s</w:t>
      </w:r>
      <w:r w:rsidR="007E4AA4">
        <w:rPr>
          <w:rFonts w:cs="Times New Roman"/>
        </w:rPr>
        <w:t xml:space="preserve"> </w:t>
      </w:r>
      <w:r w:rsidR="00F60AED">
        <w:rPr>
          <w:rFonts w:cs="Times New Roman"/>
        </w:rPr>
        <w:t xml:space="preserve">are </w:t>
      </w:r>
      <w:r w:rsidR="00856FDB">
        <w:rPr>
          <w:rFonts w:cs="Times New Roman"/>
        </w:rPr>
        <w:t>available</w:t>
      </w:r>
      <w:r w:rsidR="007E4AA4">
        <w:rPr>
          <w:rFonts w:cs="Times New Roman"/>
        </w:rPr>
        <w:t xml:space="preserve"> in Table 1</w:t>
      </w:r>
      <w:r w:rsidR="008D3215">
        <w:rPr>
          <w:rFonts w:cs="Times New Roman"/>
        </w:rPr>
        <w:t>.</w:t>
      </w:r>
    </w:p>
    <w:p w14:paraId="2BB195D0" w14:textId="77777777" w:rsidR="00A64390" w:rsidRDefault="00A64390" w:rsidP="00254D59">
      <w:pPr>
        <w:rPr>
          <w:rFonts w:cs="Times New Roman"/>
        </w:rPr>
      </w:pPr>
    </w:p>
    <w:p w14:paraId="55DB1393" w14:textId="295D337D" w:rsidR="008D3215" w:rsidRDefault="008D3215" w:rsidP="00254D59">
      <w:pPr>
        <w:rPr>
          <w:rFonts w:cs="Times New Roman"/>
          <w:i/>
          <w:iCs/>
        </w:rPr>
      </w:pPr>
      <w:proofErr w:type="spellStart"/>
      <w:r w:rsidRPr="00703AE0">
        <w:rPr>
          <w:rFonts w:cs="Times New Roman"/>
          <w:i/>
          <w:iCs/>
        </w:rPr>
        <w:t>FishTaxaMaker</w:t>
      </w:r>
      <w:proofErr w:type="spellEnd"/>
    </w:p>
    <w:p w14:paraId="323F08EB" w14:textId="2EF55C50" w:rsidR="00BE7FCC" w:rsidRDefault="002F6796" w:rsidP="0039658C">
      <w:pPr>
        <w:rPr>
          <w:rFonts w:cs="Times New Roman"/>
        </w:rPr>
      </w:pPr>
      <w:r w:rsidRPr="0039658C">
        <w:rPr>
          <w:rFonts w:cs="Times New Roman"/>
        </w:rPr>
        <w:t xml:space="preserve">The </w:t>
      </w:r>
      <w:proofErr w:type="spellStart"/>
      <w:r w:rsidR="00A927F9" w:rsidRPr="0039658C">
        <w:rPr>
          <w:rFonts w:cs="Times New Roman"/>
          <w:i/>
          <w:iCs/>
        </w:rPr>
        <w:t>FishTaxaMaker</w:t>
      </w:r>
      <w:proofErr w:type="spellEnd"/>
      <w:r w:rsidR="00241D1E">
        <w:rPr>
          <w:rFonts w:cs="Times New Roman"/>
        </w:rPr>
        <w:t xml:space="preserve"> function</w:t>
      </w:r>
      <w:r w:rsidR="005F08AD">
        <w:rPr>
          <w:rFonts w:cs="Times New Roman"/>
        </w:rPr>
        <w:t xml:space="preserve"> </w:t>
      </w:r>
      <w:r w:rsidR="00A927F9">
        <w:rPr>
          <w:rFonts w:cs="Times New Roman"/>
        </w:rPr>
        <w:t>check</w:t>
      </w:r>
      <w:r w:rsidR="005F08AD">
        <w:rPr>
          <w:rFonts w:cs="Times New Roman"/>
        </w:rPr>
        <w:t>s</w:t>
      </w:r>
      <w:r w:rsidR="00A927F9">
        <w:rPr>
          <w:rFonts w:cs="Times New Roman"/>
        </w:rPr>
        <w:t xml:space="preserve"> the validity of </w:t>
      </w:r>
      <w:r w:rsidR="00C223DA">
        <w:rPr>
          <w:rFonts w:cs="Times New Roman"/>
        </w:rPr>
        <w:t>species names provided by the user and</w:t>
      </w:r>
      <w:r w:rsidR="00C237D3">
        <w:rPr>
          <w:rFonts w:cs="Times New Roman"/>
        </w:rPr>
        <w:t xml:space="preserve"> </w:t>
      </w:r>
      <w:r w:rsidR="005F08AD">
        <w:rPr>
          <w:rFonts w:cs="Times New Roman"/>
        </w:rPr>
        <w:t>prepares a</w:t>
      </w:r>
      <w:r w:rsidR="00C237D3">
        <w:rPr>
          <w:rFonts w:cs="Times New Roman"/>
        </w:rPr>
        <w:t xml:space="preserve"> </w:t>
      </w:r>
      <w:r w:rsidR="005F08AD">
        <w:rPr>
          <w:rFonts w:cs="Times New Roman"/>
        </w:rPr>
        <w:t xml:space="preserve">formatted </w:t>
      </w:r>
      <w:r w:rsidR="0030374E">
        <w:rPr>
          <w:rFonts w:cs="Times New Roman"/>
        </w:rPr>
        <w:t xml:space="preserve">data frame </w:t>
      </w:r>
      <w:r w:rsidR="009E280A">
        <w:rPr>
          <w:rFonts w:cs="Times New Roman"/>
        </w:rPr>
        <w:t>for</w:t>
      </w:r>
      <w:r w:rsidR="0030374E">
        <w:rPr>
          <w:rFonts w:cs="Times New Roman"/>
        </w:rPr>
        <w:t xml:space="preserve"> the </w:t>
      </w:r>
      <w:proofErr w:type="spellStart"/>
      <w:r w:rsidR="0030374E" w:rsidRPr="0039658C">
        <w:rPr>
          <w:rFonts w:cs="Times New Roman"/>
          <w:i/>
          <w:iCs/>
        </w:rPr>
        <w:t>FishPhyloMaker</w:t>
      </w:r>
      <w:proofErr w:type="spellEnd"/>
      <w:r w:rsidR="0030374E">
        <w:rPr>
          <w:rFonts w:cs="Times New Roman"/>
        </w:rPr>
        <w:t xml:space="preserve"> function.</w:t>
      </w:r>
      <w:r w:rsidR="0040794E">
        <w:rPr>
          <w:rFonts w:cs="Times New Roman"/>
        </w:rPr>
        <w:t xml:space="preserve"> </w:t>
      </w:r>
      <w:r w:rsidR="008D3215">
        <w:rPr>
          <w:rFonts w:cs="Times New Roman"/>
        </w:rPr>
        <w:t xml:space="preserve">The input data </w:t>
      </w:r>
      <w:r w:rsidR="000818FD">
        <w:rPr>
          <w:rFonts w:cs="Times New Roman"/>
        </w:rPr>
        <w:t>must</w:t>
      </w:r>
      <w:r w:rsidR="008D3215">
        <w:rPr>
          <w:rFonts w:cs="Times New Roman"/>
        </w:rPr>
        <w:t xml:space="preserve"> be a string</w:t>
      </w:r>
      <w:r w:rsidR="003139B0">
        <w:rPr>
          <w:rFonts w:cs="Times New Roman"/>
        </w:rPr>
        <w:t xml:space="preserve"> vector </w:t>
      </w:r>
      <w:r w:rsidR="008D3215">
        <w:rPr>
          <w:rFonts w:cs="Times New Roman"/>
        </w:rPr>
        <w:t xml:space="preserve">or a data frame </w:t>
      </w:r>
      <w:r w:rsidR="000818FD">
        <w:rPr>
          <w:rFonts w:cs="Times New Roman"/>
        </w:rPr>
        <w:t>containing a list of</w:t>
      </w:r>
      <w:r w:rsidR="008D3215">
        <w:rPr>
          <w:rFonts w:cs="Times New Roman"/>
        </w:rPr>
        <w:t xml:space="preserve"> species from the regional pool or a</w:t>
      </w:r>
      <w:r w:rsidR="0000240D">
        <w:rPr>
          <w:rFonts w:cs="Times New Roman"/>
        </w:rPr>
        <w:t>n</w:t>
      </w:r>
      <w:r w:rsidR="008D3215">
        <w:rPr>
          <w:rFonts w:cs="Times New Roman"/>
        </w:rPr>
        <w:t xml:space="preserve"> occurrence matrix</w:t>
      </w:r>
      <w:r w:rsidR="00DC31F7">
        <w:rPr>
          <w:rFonts w:cs="Times New Roman"/>
        </w:rPr>
        <w:t xml:space="preserve"> (</w:t>
      </w:r>
      <w:r w:rsidR="008D3215">
        <w:rPr>
          <w:rFonts w:cs="Times New Roman"/>
        </w:rPr>
        <w:t xml:space="preserve">sites </w:t>
      </w:r>
      <w:r w:rsidR="00DC31F7">
        <w:rPr>
          <w:rFonts w:cs="Times New Roman"/>
        </w:rPr>
        <w:t>x species)</w:t>
      </w:r>
      <w:r w:rsidR="008D3215">
        <w:rPr>
          <w:rFonts w:cs="Times New Roman"/>
        </w:rPr>
        <w:t xml:space="preserve">. </w:t>
      </w:r>
      <w:r w:rsidR="0000240D">
        <w:rPr>
          <w:rFonts w:cs="Times New Roman"/>
        </w:rPr>
        <w:t>The genus and specific epithet (or subspecies) must be separated by underline (e</w:t>
      </w:r>
      <w:r w:rsidR="00363313">
        <w:rPr>
          <w:rFonts w:cs="Times New Roman"/>
        </w:rPr>
        <w:t>.</w:t>
      </w:r>
      <w:r w:rsidR="0000240D">
        <w:rPr>
          <w:rFonts w:cs="Times New Roman"/>
        </w:rPr>
        <w:t>g.</w:t>
      </w:r>
      <w:r w:rsidR="00A849C8">
        <w:rPr>
          <w:rFonts w:cs="Times New Roman"/>
        </w:rPr>
        <w:t>,</w:t>
      </w:r>
      <w:r w:rsidR="0000240D">
        <w:rPr>
          <w:rFonts w:cs="Times New Roman"/>
        </w:rPr>
        <w:t xml:space="preserve"> </w:t>
      </w:r>
      <w:proofErr w:type="spellStart"/>
      <w:r w:rsidR="0000240D" w:rsidRPr="00157AD4">
        <w:rPr>
          <w:rFonts w:cs="Times New Roman"/>
          <w:i/>
          <w:iCs/>
        </w:rPr>
        <w:t>Genus</w:t>
      </w:r>
      <w:r w:rsidR="0000240D">
        <w:rPr>
          <w:rFonts w:cs="Times New Roman"/>
        </w:rPr>
        <w:t>_</w:t>
      </w:r>
      <w:r w:rsidR="0000240D" w:rsidRPr="00157AD4">
        <w:rPr>
          <w:rFonts w:cs="Times New Roman"/>
          <w:i/>
          <w:iCs/>
        </w:rPr>
        <w:t>epithet</w:t>
      </w:r>
      <w:proofErr w:type="spellEnd"/>
      <w:r w:rsidR="0000240D">
        <w:rPr>
          <w:rFonts w:cs="Times New Roman"/>
        </w:rPr>
        <w:t>).</w:t>
      </w:r>
      <w:r w:rsidR="008D3215">
        <w:rPr>
          <w:rFonts w:cs="Times New Roman"/>
        </w:rPr>
        <w:t xml:space="preserve"> </w:t>
      </w:r>
      <w:r w:rsidR="0000240D">
        <w:rPr>
          <w:rFonts w:cs="Times New Roman"/>
        </w:rPr>
        <w:t xml:space="preserve">The function </w:t>
      </w:r>
      <w:r w:rsidR="00292218">
        <w:rPr>
          <w:rFonts w:cs="Times New Roman"/>
        </w:rPr>
        <w:t>first</w:t>
      </w:r>
      <w:r w:rsidR="0000240D">
        <w:rPr>
          <w:rFonts w:cs="Times New Roman"/>
        </w:rPr>
        <w:t xml:space="preserve"> </w:t>
      </w:r>
      <w:r w:rsidR="00BB1039">
        <w:rPr>
          <w:rFonts w:cs="Times New Roman"/>
        </w:rPr>
        <w:t xml:space="preserve">classifies the provided species names as valid or synonymies </w:t>
      </w:r>
      <w:r w:rsidR="004F18A0">
        <w:rPr>
          <w:rFonts w:cs="Times New Roman"/>
        </w:rPr>
        <w:t>based on</w:t>
      </w:r>
      <w:r w:rsidR="0000240D">
        <w:rPr>
          <w:rFonts w:cs="Times New Roman"/>
        </w:rPr>
        <w:t xml:space="preserve"> </w:t>
      </w:r>
      <w:proofErr w:type="spellStart"/>
      <w:r w:rsidR="0000240D">
        <w:rPr>
          <w:rFonts w:cs="Times New Roman"/>
        </w:rPr>
        <w:t>Fishbase</w:t>
      </w:r>
      <w:proofErr w:type="spellEnd"/>
      <w:r w:rsidR="0000240D">
        <w:rPr>
          <w:rFonts w:cs="Times New Roman"/>
        </w:rPr>
        <w:t xml:space="preserve"> (Froese </w:t>
      </w:r>
      <w:r w:rsidR="003C2C88">
        <w:rPr>
          <w:rFonts w:cs="Times New Roman"/>
        </w:rPr>
        <w:t xml:space="preserve">&amp; </w:t>
      </w:r>
      <w:r w:rsidR="0000240D">
        <w:rPr>
          <w:rFonts w:cs="Times New Roman"/>
        </w:rPr>
        <w:t xml:space="preserve">Pauly, 2006) </w:t>
      </w:r>
      <w:r w:rsidR="00A90D70">
        <w:rPr>
          <w:rFonts w:cs="Times New Roman"/>
        </w:rPr>
        <w:t xml:space="preserve">using the </w:t>
      </w:r>
      <w:proofErr w:type="spellStart"/>
      <w:r w:rsidR="0000240D" w:rsidRPr="00157AD4">
        <w:rPr>
          <w:rFonts w:cs="Times New Roman"/>
          <w:i/>
          <w:iCs/>
        </w:rPr>
        <w:t>rfishbase</w:t>
      </w:r>
      <w:proofErr w:type="spellEnd"/>
      <w:r w:rsidR="0000240D">
        <w:rPr>
          <w:rFonts w:cs="Times New Roman"/>
        </w:rPr>
        <w:t xml:space="preserve"> package </w:t>
      </w:r>
      <w:r w:rsidR="0000240D">
        <w:rPr>
          <w:rFonts w:cs="Times New Roman"/>
        </w:rPr>
        <w:fldChar w:fldCharType="begin" w:fldLock="1"/>
      </w:r>
      <w:r w:rsidR="00311C98">
        <w:rPr>
          <w:rFonts w:cs="Times New Roman"/>
        </w:rPr>
        <w:instrText>ADDIN CSL_CITATION {"citationItems":[{"id":"ITEM-1","itemData":{"DOI":"10.1111/j.1558-5646.2011.01574.x","ISSN":"00143820","PMID":"22759299","abstract":"Phylogenetic comparative methods may fail to produce meaningful results when either the underlying model is inappropriate or the data contain insufficient information to inform the inference. The ability to measure the statistical power of these methods has become crucial to ensure that data quantity keeps pace with growing model complexity. Through simulations, we show that commonly applied model choice methods based on information criteria can have remarkably high error rates; this can be a problem because methods to estimate the uncertainty or power are not widely known or applied. Furthermore, the power of comparative methods can depend significantly on the structure of the data. We describe a Monte Carlo-based method which addresses both of these challenges, and show how this approach both quantifies and substantially reduces errors relative to information criteria. The method also produces meaningful confidence intervals for model parameters. We illustrate how the power to distinguish different models, such as varying levels of selection, varies both with number of taxa and structure of the phylogeny. We provide an open-source implementation in the pmc (\"Phylogenetic Monte Carlo\") package for the R programming language. We hope such power analysis becomes a routine part of model comparison in comparative methods. © 2012 The Author(s). Evolution © 2012 The Society for the Study of Evolution.","author":[{"dropping-particle":"","family":"Boettiger","given":"Carl","non-dropping-particle":"","parse-names":false,"suffix":""},{"dropping-particle":"","family":"Coop","given":"Graham","non-dropping-particle":"","parse-names":false,"suffix":""},{"dropping-particle":"","family":"Ralph","given":"Peter","non-dropping-particle":"","parse-names":false,"suffix":""}],"container-title":"Evolution","id":"ITEM-1","issue":"7","issued":{"date-parts":[["2012"]]},"page":"2240-2251","title":"Is your phylogeny informative? Measuring the power of comparative methods","type":"article-journal","volume":"66"},"uris":["http://www.mendeley.com/documents/?uuid=d4e703f6-a358-423f-9ad7-4744d337a8c3","http://www.mendeley.com/documents/?uuid=c763eef8-d1eb-4fa9-b99e-5749d2143346"]}],"mendeley":{"formattedCitation":"(Boettiger et al., 2012)","manualFormatting":"(Boettiger et al., 2012b)","plainTextFormattedCitation":"(Boettiger et al., 2012)","previouslyFormattedCitation":"(Boettiger et al., 2012)"},"properties":{"noteIndex":0},"schema":"https://github.com/citation-style-language/schema/raw/master/csl-citation.json"}</w:instrText>
      </w:r>
      <w:r w:rsidR="0000240D">
        <w:rPr>
          <w:rFonts w:cs="Times New Roman"/>
        </w:rPr>
        <w:fldChar w:fldCharType="separate"/>
      </w:r>
      <w:r w:rsidR="0000240D" w:rsidRPr="00C457E2">
        <w:rPr>
          <w:rFonts w:cs="Times New Roman"/>
          <w:noProof/>
        </w:rPr>
        <w:t>(Boettiger et al., 2012</w:t>
      </w:r>
      <w:r w:rsidR="008C0409">
        <w:rPr>
          <w:rFonts w:cs="Times New Roman"/>
          <w:noProof/>
        </w:rPr>
        <w:t>b</w:t>
      </w:r>
      <w:r w:rsidR="0000240D" w:rsidRPr="00C457E2">
        <w:rPr>
          <w:rFonts w:cs="Times New Roman"/>
          <w:noProof/>
        </w:rPr>
        <w:t>)</w:t>
      </w:r>
      <w:r w:rsidR="0000240D">
        <w:rPr>
          <w:rFonts w:cs="Times New Roman"/>
        </w:rPr>
        <w:fldChar w:fldCharType="end"/>
      </w:r>
      <w:r w:rsidR="0000240D">
        <w:rPr>
          <w:rFonts w:cs="Times New Roman"/>
        </w:rPr>
        <w:t xml:space="preserve">. </w:t>
      </w:r>
      <w:r w:rsidR="00DE67B1">
        <w:rPr>
          <w:rFonts w:cs="Times New Roman"/>
        </w:rPr>
        <w:t xml:space="preserve">A new column </w:t>
      </w:r>
      <w:r w:rsidR="005A5F22">
        <w:rPr>
          <w:rFonts w:cs="Times New Roman"/>
        </w:rPr>
        <w:t>summarize</w:t>
      </w:r>
      <w:r w:rsidR="00B247F8">
        <w:rPr>
          <w:rFonts w:cs="Times New Roman"/>
        </w:rPr>
        <w:t>s</w:t>
      </w:r>
      <w:r w:rsidR="00A95230">
        <w:rPr>
          <w:rFonts w:cs="Times New Roman"/>
        </w:rPr>
        <w:t xml:space="preserve"> names initially valid and </w:t>
      </w:r>
      <w:r w:rsidR="00257AB9">
        <w:rPr>
          <w:rFonts w:cs="Times New Roman"/>
        </w:rPr>
        <w:t>the</w:t>
      </w:r>
      <w:r w:rsidR="00F544F5">
        <w:rPr>
          <w:rFonts w:cs="Times New Roman"/>
        </w:rPr>
        <w:t xml:space="preserve"> current</w:t>
      </w:r>
      <w:r w:rsidR="00257AB9">
        <w:rPr>
          <w:rFonts w:cs="Times New Roman"/>
        </w:rPr>
        <w:t xml:space="preserve"> </w:t>
      </w:r>
      <w:r w:rsidR="00A95230">
        <w:rPr>
          <w:rFonts w:cs="Times New Roman"/>
        </w:rPr>
        <w:t>valid names substituting identified synonymies.</w:t>
      </w:r>
      <w:r w:rsidR="0000240D">
        <w:rPr>
          <w:rFonts w:cs="Times New Roman"/>
        </w:rPr>
        <w:t xml:space="preserve"> </w:t>
      </w:r>
      <w:r w:rsidR="00257AB9">
        <w:rPr>
          <w:rFonts w:cs="Times New Roman"/>
        </w:rPr>
        <w:t>Unknown s</w:t>
      </w:r>
      <w:r w:rsidR="00AD2B08">
        <w:rPr>
          <w:rFonts w:cs="Times New Roman"/>
        </w:rPr>
        <w:t>p</w:t>
      </w:r>
      <w:r w:rsidR="00E9454D">
        <w:rPr>
          <w:rFonts w:cs="Times New Roman"/>
        </w:rPr>
        <w:t xml:space="preserve">ecies </w:t>
      </w:r>
      <w:r w:rsidR="00257AB9">
        <w:rPr>
          <w:rFonts w:cs="Times New Roman"/>
        </w:rPr>
        <w:t>to</w:t>
      </w:r>
      <w:r w:rsidR="002F2B7A">
        <w:rPr>
          <w:rFonts w:cs="Times New Roman"/>
        </w:rPr>
        <w:t xml:space="preserve"> </w:t>
      </w:r>
      <w:proofErr w:type="spellStart"/>
      <w:r w:rsidR="002F2B7A">
        <w:rPr>
          <w:rFonts w:cs="Times New Roman"/>
        </w:rPr>
        <w:t>Fishbase</w:t>
      </w:r>
      <w:proofErr w:type="spellEnd"/>
      <w:r w:rsidR="002F2B7A">
        <w:rPr>
          <w:rFonts w:cs="Times New Roman"/>
        </w:rPr>
        <w:t xml:space="preserve"> are printed in the command line</w:t>
      </w:r>
      <w:r w:rsidR="00F31B4D">
        <w:rPr>
          <w:rFonts w:cs="Times New Roman"/>
        </w:rPr>
        <w:t xml:space="preserve">, and the user </w:t>
      </w:r>
      <w:r w:rsidR="00AD2B08">
        <w:rPr>
          <w:rFonts w:cs="Times New Roman"/>
        </w:rPr>
        <w:t xml:space="preserve">must </w:t>
      </w:r>
      <w:r w:rsidR="00F31B4D">
        <w:rPr>
          <w:rFonts w:cs="Times New Roman"/>
        </w:rPr>
        <w:t xml:space="preserve">manually </w:t>
      </w:r>
      <w:r w:rsidR="00AD2B08">
        <w:rPr>
          <w:rFonts w:cs="Times New Roman"/>
        </w:rPr>
        <w:t xml:space="preserve">inform </w:t>
      </w:r>
      <w:r w:rsidR="00F31B4D">
        <w:rPr>
          <w:rFonts w:cs="Times New Roman"/>
        </w:rPr>
        <w:t xml:space="preserve">the Family </w:t>
      </w:r>
      <w:ins w:id="9" w:author="Gabriel Nakamura" w:date="2021-10-04T11:27:00Z">
        <w:r w:rsidR="001B6895">
          <w:rPr>
            <w:rFonts w:cs="Times New Roman"/>
          </w:rPr>
          <w:t xml:space="preserve">of </w:t>
        </w:r>
      </w:ins>
      <w:del w:id="10" w:author="Gabriel Nakamura" w:date="2021-10-04T11:27:00Z">
        <w:r w:rsidR="00F31B4D" w:rsidDel="001B6895">
          <w:rPr>
            <w:rFonts w:cs="Times New Roman"/>
          </w:rPr>
          <w:delText xml:space="preserve">and the Order </w:delText>
        </w:r>
        <w:r w:rsidR="00284A61" w:rsidDel="001B6895">
          <w:rPr>
            <w:rFonts w:cs="Times New Roman"/>
          </w:rPr>
          <w:delText>of</w:delText>
        </w:r>
        <w:r w:rsidR="00AD2B08" w:rsidDel="001B6895">
          <w:rPr>
            <w:rFonts w:cs="Times New Roman"/>
          </w:rPr>
          <w:delText xml:space="preserve"> </w:delText>
        </w:r>
      </w:del>
      <w:del w:id="11" w:author="Gabriel Nakamura" w:date="2021-10-04T11:28:00Z">
        <w:r w:rsidR="00AD2B08" w:rsidDel="001B6895">
          <w:rPr>
            <w:rFonts w:cs="Times New Roman"/>
          </w:rPr>
          <w:delText>the</w:delText>
        </w:r>
      </w:del>
      <w:ins w:id="12" w:author="Gabriel Nakamura" w:date="2021-10-04T11:28:00Z">
        <w:r w:rsidR="001B6895">
          <w:rPr>
            <w:rFonts w:cs="Times New Roman"/>
          </w:rPr>
          <w:t>these</w:t>
        </w:r>
      </w:ins>
      <w:r w:rsidR="00AD2B08">
        <w:rPr>
          <w:rFonts w:cs="Times New Roman"/>
        </w:rPr>
        <w:t xml:space="preserve"> </w:t>
      </w:r>
      <w:r w:rsidR="0061790A">
        <w:rPr>
          <w:rFonts w:cs="Times New Roman"/>
        </w:rPr>
        <w:t xml:space="preserve">species. The output of </w:t>
      </w:r>
      <w:r w:rsidR="00284A61">
        <w:rPr>
          <w:rFonts w:cs="Times New Roman"/>
        </w:rPr>
        <w:t xml:space="preserve">the </w:t>
      </w:r>
      <w:r w:rsidR="0061790A">
        <w:rPr>
          <w:rFonts w:cs="Times New Roman"/>
        </w:rPr>
        <w:t xml:space="preserve">function is a </w:t>
      </w:r>
      <w:r w:rsidR="00CE7ACE">
        <w:rPr>
          <w:rFonts w:cs="Times New Roman"/>
        </w:rPr>
        <w:t xml:space="preserve">list containing </w:t>
      </w:r>
      <w:r w:rsidR="00BC06A3">
        <w:rPr>
          <w:rFonts w:cs="Times New Roman"/>
        </w:rPr>
        <w:t>three</w:t>
      </w:r>
      <w:r w:rsidR="00CE7ACE">
        <w:rPr>
          <w:rFonts w:cs="Times New Roman"/>
        </w:rPr>
        <w:t xml:space="preserve"> </w:t>
      </w:r>
      <w:r w:rsidR="00855162">
        <w:rPr>
          <w:rFonts w:cs="Times New Roman"/>
        </w:rPr>
        <w:t>elements</w:t>
      </w:r>
      <w:r w:rsidR="0061007E">
        <w:rPr>
          <w:rFonts w:cs="Times New Roman"/>
        </w:rPr>
        <w:t>:</w:t>
      </w:r>
      <w:r w:rsidR="00CE7ACE">
        <w:rPr>
          <w:rFonts w:cs="Times New Roman"/>
        </w:rPr>
        <w:t xml:space="preserve"> 1) </w:t>
      </w:r>
      <w:r w:rsidR="00AD2B08">
        <w:rPr>
          <w:rFonts w:cs="Times New Roman"/>
        </w:rPr>
        <w:t xml:space="preserve">a data frame </w:t>
      </w:r>
      <w:r w:rsidR="008F729A">
        <w:rPr>
          <w:rFonts w:cs="Times New Roman"/>
        </w:rPr>
        <w:t xml:space="preserve">displaying the </w:t>
      </w:r>
      <w:r w:rsidR="008F729A">
        <w:rPr>
          <w:rFonts w:cs="Times New Roman"/>
        </w:rPr>
        <w:lastRenderedPageBreak/>
        <w:t>tax</w:t>
      </w:r>
      <w:r w:rsidR="000C4B8D">
        <w:rPr>
          <w:rFonts w:cs="Times New Roman"/>
        </w:rPr>
        <w:t>onomic information (</w:t>
      </w:r>
      <w:r w:rsidR="00BE60CB">
        <w:rPr>
          <w:rFonts w:cs="Times New Roman"/>
        </w:rPr>
        <w:t>V</w:t>
      </w:r>
      <w:r w:rsidR="00D845C1">
        <w:rPr>
          <w:rFonts w:cs="Times New Roman"/>
        </w:rPr>
        <w:t xml:space="preserve">alid name, </w:t>
      </w:r>
      <w:r w:rsidR="000C4B8D">
        <w:rPr>
          <w:rFonts w:cs="Times New Roman"/>
        </w:rPr>
        <w:t xml:space="preserve">Subfamily, Family, Order, Class, and </w:t>
      </w:r>
      <w:proofErr w:type="spellStart"/>
      <w:r w:rsidR="000C4B8D">
        <w:rPr>
          <w:rFonts w:cs="Times New Roman"/>
        </w:rPr>
        <w:t>SuperClass</w:t>
      </w:r>
      <w:proofErr w:type="spellEnd"/>
      <w:r w:rsidR="000C4B8D">
        <w:rPr>
          <w:rFonts w:cs="Times New Roman"/>
        </w:rPr>
        <w:t xml:space="preserve">) for each </w:t>
      </w:r>
      <w:del w:id="13" w:author="Gabriel Nakamura" w:date="2021-10-04T11:29:00Z">
        <w:r w:rsidR="000C4B8D" w:rsidDel="0055796D">
          <w:rPr>
            <w:rFonts w:cs="Times New Roman"/>
          </w:rPr>
          <w:delText xml:space="preserve">provided </w:delText>
        </w:r>
      </w:del>
      <w:r w:rsidR="00A51A65">
        <w:rPr>
          <w:rFonts w:cs="Times New Roman"/>
        </w:rPr>
        <w:t xml:space="preserve">species; </w:t>
      </w:r>
      <w:r w:rsidR="00CE7ACE">
        <w:rPr>
          <w:rFonts w:cs="Times New Roman"/>
        </w:rPr>
        <w:t xml:space="preserve">2) a </w:t>
      </w:r>
      <w:r w:rsidR="0061790A">
        <w:rPr>
          <w:rFonts w:cs="Times New Roman"/>
        </w:rPr>
        <w:t xml:space="preserve">data frame </w:t>
      </w:r>
      <w:r w:rsidR="00074D2D">
        <w:rPr>
          <w:rFonts w:cs="Times New Roman"/>
        </w:rPr>
        <w:t>displaying the taxonomic information (</w:t>
      </w:r>
      <w:r w:rsidR="00694740">
        <w:rPr>
          <w:rFonts w:cs="Times New Roman"/>
        </w:rPr>
        <w:t>Species, Family, and Order)</w:t>
      </w:r>
      <w:r w:rsidR="00027EC5">
        <w:rPr>
          <w:rFonts w:cs="Times New Roman"/>
        </w:rPr>
        <w:t>,</w:t>
      </w:r>
      <w:r w:rsidR="00694740">
        <w:rPr>
          <w:rFonts w:cs="Times New Roman"/>
        </w:rPr>
        <w:t xml:space="preserve"> only for the valid species</w:t>
      </w:r>
      <w:r w:rsidR="00180CFE">
        <w:rPr>
          <w:rFonts w:cs="Times New Roman"/>
        </w:rPr>
        <w:t xml:space="preserve">; 3) a character vector displaying </w:t>
      </w:r>
      <w:r w:rsidR="00291B4F">
        <w:rPr>
          <w:rFonts w:cs="Times New Roman"/>
        </w:rPr>
        <w:t>the</w:t>
      </w:r>
      <w:r w:rsidR="00180CFE">
        <w:rPr>
          <w:rFonts w:cs="Times New Roman"/>
        </w:rPr>
        <w:t xml:space="preserve"> </w:t>
      </w:r>
      <w:r w:rsidR="00291B4F">
        <w:rPr>
          <w:rFonts w:cs="Times New Roman"/>
        </w:rPr>
        <w:t xml:space="preserve">species </w:t>
      </w:r>
      <w:r w:rsidR="00180CFE">
        <w:rPr>
          <w:rFonts w:cs="Times New Roman"/>
        </w:rPr>
        <w:t xml:space="preserve">names not found in </w:t>
      </w:r>
      <w:proofErr w:type="spellStart"/>
      <w:r w:rsidR="00180CFE">
        <w:rPr>
          <w:rFonts w:cs="Times New Roman"/>
        </w:rPr>
        <w:t>Fishbase</w:t>
      </w:r>
      <w:proofErr w:type="spellEnd"/>
      <w:r w:rsidR="0061790A">
        <w:rPr>
          <w:rFonts w:cs="Times New Roman"/>
        </w:rPr>
        <w:t>.</w:t>
      </w:r>
    </w:p>
    <w:p w14:paraId="7A7118B7" w14:textId="77777777" w:rsidR="00C23B5D" w:rsidRDefault="00C23B5D" w:rsidP="00254D59">
      <w:pPr>
        <w:rPr>
          <w:rFonts w:cs="Times New Roman"/>
        </w:rPr>
      </w:pPr>
    </w:p>
    <w:p w14:paraId="4C7CABF1" w14:textId="6C65CB65" w:rsidR="0024357D" w:rsidRDefault="0024357D" w:rsidP="00254D59">
      <w:pPr>
        <w:rPr>
          <w:rFonts w:cs="Times New Roman"/>
        </w:rPr>
      </w:pPr>
      <w:r>
        <w:rPr>
          <w:rFonts w:cs="Times New Roman"/>
        </w:rPr>
        <w:t>Table 1: Function</w:t>
      </w:r>
      <w:r w:rsidR="00C23B5D">
        <w:rPr>
          <w:rFonts w:cs="Times New Roman"/>
        </w:rPr>
        <w:t>s</w:t>
      </w:r>
      <w:r>
        <w:rPr>
          <w:rFonts w:cs="Times New Roman"/>
        </w:rPr>
        <w:t xml:space="preserve"> </w:t>
      </w:r>
      <w:r w:rsidR="00BE7FCC">
        <w:rPr>
          <w:rFonts w:cs="Times New Roman"/>
        </w:rPr>
        <w:t xml:space="preserve">presented in </w:t>
      </w:r>
      <w:r w:rsidR="00C23B5D">
        <w:rPr>
          <w:rFonts w:cs="Times New Roman"/>
        </w:rPr>
        <w:t xml:space="preserve">the </w:t>
      </w:r>
      <w:r w:rsidR="00BE7FCC">
        <w:rPr>
          <w:rFonts w:cs="Times New Roman"/>
        </w:rPr>
        <w:t xml:space="preserve">package </w:t>
      </w:r>
      <w:proofErr w:type="spellStart"/>
      <w:r w:rsidR="00CA4D0B">
        <w:rPr>
          <w:rFonts w:cs="Times New Roman"/>
        </w:rPr>
        <w:t>FishPhyloMaker</w:t>
      </w:r>
      <w:proofErr w:type="spellEnd"/>
      <w:r w:rsidR="00CA4D0B">
        <w:rPr>
          <w:rFonts w:cs="Times New Roman"/>
        </w:rPr>
        <w:t xml:space="preserve"> and their descriptions</w:t>
      </w:r>
      <w:r w:rsidR="00BE7FCC">
        <w:rPr>
          <w:rFonts w:cs="Times New Roman"/>
        </w:rPr>
        <w:t>.</w:t>
      </w:r>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4508"/>
        <w:gridCol w:w="4508"/>
      </w:tblGrid>
      <w:tr w:rsidR="00C826DF" w14:paraId="4262E0F6" w14:textId="77777777" w:rsidTr="00BE7FCC">
        <w:tc>
          <w:tcPr>
            <w:tcW w:w="4508" w:type="dxa"/>
            <w:tcBorders>
              <w:bottom w:val="single" w:sz="4" w:space="0" w:color="auto"/>
              <w:right w:val="nil"/>
            </w:tcBorders>
          </w:tcPr>
          <w:p w14:paraId="5922B686" w14:textId="3DA20D1E" w:rsidR="00C826DF" w:rsidRPr="0095282D" w:rsidRDefault="00C826DF" w:rsidP="0095282D">
            <w:pPr>
              <w:jc w:val="center"/>
              <w:rPr>
                <w:rFonts w:cs="Times New Roman"/>
                <w:b/>
                <w:sz w:val="22"/>
                <w:szCs w:val="22"/>
              </w:rPr>
            </w:pPr>
            <w:r w:rsidRPr="0095282D">
              <w:rPr>
                <w:rFonts w:cs="Times New Roman"/>
                <w:b/>
                <w:sz w:val="22"/>
                <w:szCs w:val="22"/>
              </w:rPr>
              <w:t>Function</w:t>
            </w:r>
          </w:p>
        </w:tc>
        <w:tc>
          <w:tcPr>
            <w:tcW w:w="4508" w:type="dxa"/>
            <w:tcBorders>
              <w:left w:val="nil"/>
              <w:bottom w:val="single" w:sz="4" w:space="0" w:color="auto"/>
            </w:tcBorders>
          </w:tcPr>
          <w:p w14:paraId="23C11C2E" w14:textId="4DEA57F6" w:rsidR="00C826DF" w:rsidRPr="0095282D" w:rsidRDefault="00C826DF" w:rsidP="0095282D">
            <w:pPr>
              <w:jc w:val="center"/>
              <w:rPr>
                <w:rFonts w:cs="Times New Roman"/>
                <w:b/>
                <w:sz w:val="22"/>
                <w:szCs w:val="22"/>
              </w:rPr>
            </w:pPr>
            <w:r w:rsidRPr="0095282D">
              <w:rPr>
                <w:rFonts w:cs="Times New Roman"/>
                <w:b/>
                <w:sz w:val="22"/>
                <w:szCs w:val="22"/>
              </w:rPr>
              <w:t>Description</w:t>
            </w:r>
          </w:p>
        </w:tc>
      </w:tr>
      <w:tr w:rsidR="00C826DF" w14:paraId="1C688F7E" w14:textId="77777777" w:rsidTr="00BE7FCC">
        <w:tc>
          <w:tcPr>
            <w:tcW w:w="4508" w:type="dxa"/>
            <w:tcBorders>
              <w:bottom w:val="nil"/>
              <w:right w:val="nil"/>
            </w:tcBorders>
            <w:vAlign w:val="center"/>
          </w:tcPr>
          <w:p w14:paraId="36DDC090" w14:textId="00557EE4" w:rsidR="00C826DF" w:rsidRPr="0095282D" w:rsidRDefault="00423A8B" w:rsidP="00BE7FCC">
            <w:pPr>
              <w:jc w:val="center"/>
              <w:rPr>
                <w:rFonts w:cs="Times New Roman"/>
                <w:sz w:val="22"/>
                <w:szCs w:val="22"/>
              </w:rPr>
            </w:pPr>
            <w:proofErr w:type="spellStart"/>
            <w:proofErr w:type="gramStart"/>
            <w:r w:rsidRPr="0039658C">
              <w:rPr>
                <w:rFonts w:cs="Times New Roman"/>
                <w:i/>
                <w:iCs/>
                <w:sz w:val="22"/>
                <w:szCs w:val="22"/>
              </w:rPr>
              <w:t>FishTaxaMaker</w:t>
            </w:r>
            <w:proofErr w:type="spellEnd"/>
            <w:r w:rsidRPr="0095282D">
              <w:rPr>
                <w:rFonts w:cs="Times New Roman"/>
                <w:sz w:val="22"/>
                <w:szCs w:val="22"/>
              </w:rPr>
              <w:t>(</w:t>
            </w:r>
            <w:proofErr w:type="gramEnd"/>
            <w:r w:rsidRPr="0095282D">
              <w:rPr>
                <w:rFonts w:cs="Times New Roman"/>
                <w:sz w:val="22"/>
                <w:szCs w:val="22"/>
              </w:rPr>
              <w:t>)</w:t>
            </w:r>
          </w:p>
        </w:tc>
        <w:tc>
          <w:tcPr>
            <w:tcW w:w="4508" w:type="dxa"/>
            <w:tcBorders>
              <w:left w:val="nil"/>
              <w:bottom w:val="nil"/>
            </w:tcBorders>
          </w:tcPr>
          <w:p w14:paraId="74312515" w14:textId="018BD458" w:rsidR="00C826DF" w:rsidRPr="0095282D" w:rsidRDefault="00E54A7C" w:rsidP="00254D59">
            <w:pPr>
              <w:rPr>
                <w:rFonts w:cs="Times New Roman"/>
                <w:sz w:val="22"/>
                <w:szCs w:val="22"/>
              </w:rPr>
            </w:pPr>
            <w:r w:rsidRPr="0095282D">
              <w:rPr>
                <w:rFonts w:cs="Times New Roman"/>
                <w:sz w:val="22"/>
                <w:szCs w:val="22"/>
              </w:rPr>
              <w:t>Check</w:t>
            </w:r>
            <w:r w:rsidR="00E879CD">
              <w:rPr>
                <w:rFonts w:cs="Times New Roman"/>
                <w:sz w:val="22"/>
                <w:szCs w:val="22"/>
              </w:rPr>
              <w:t>s</w:t>
            </w:r>
            <w:r w:rsidRPr="0095282D">
              <w:rPr>
                <w:rFonts w:cs="Times New Roman"/>
                <w:sz w:val="22"/>
                <w:szCs w:val="22"/>
              </w:rPr>
              <w:t xml:space="preserve"> </w:t>
            </w:r>
            <w:r w:rsidR="006946B7">
              <w:rPr>
                <w:rFonts w:cs="Times New Roman"/>
                <w:sz w:val="22"/>
                <w:szCs w:val="22"/>
              </w:rPr>
              <w:t>species names according</w:t>
            </w:r>
            <w:r w:rsidR="006017D9">
              <w:rPr>
                <w:rFonts w:cs="Times New Roman"/>
                <w:sz w:val="22"/>
                <w:szCs w:val="22"/>
              </w:rPr>
              <w:t xml:space="preserve"> to</w:t>
            </w:r>
            <w:r w:rsidR="006946B7">
              <w:rPr>
                <w:rFonts w:cs="Times New Roman"/>
                <w:sz w:val="22"/>
                <w:szCs w:val="22"/>
              </w:rPr>
              <w:t xml:space="preserve"> </w:t>
            </w:r>
            <w:proofErr w:type="spellStart"/>
            <w:r w:rsidR="006946B7">
              <w:rPr>
                <w:rFonts w:cs="Times New Roman"/>
                <w:sz w:val="22"/>
                <w:szCs w:val="22"/>
              </w:rPr>
              <w:t>Fishbase</w:t>
            </w:r>
            <w:proofErr w:type="spellEnd"/>
            <w:r w:rsidR="006946B7">
              <w:rPr>
                <w:rFonts w:cs="Times New Roman"/>
                <w:sz w:val="22"/>
                <w:szCs w:val="22"/>
              </w:rPr>
              <w:t xml:space="preserve"> </w:t>
            </w:r>
            <w:r w:rsidRPr="0095282D">
              <w:rPr>
                <w:rFonts w:cs="Times New Roman"/>
                <w:sz w:val="22"/>
                <w:szCs w:val="22"/>
              </w:rPr>
              <w:t xml:space="preserve">and prepares the </w:t>
            </w:r>
            <w:r w:rsidR="006017D9">
              <w:rPr>
                <w:rFonts w:cs="Times New Roman"/>
                <w:sz w:val="22"/>
                <w:szCs w:val="22"/>
              </w:rPr>
              <w:t xml:space="preserve">species list for the </w:t>
            </w:r>
            <w:r w:rsidR="00081A51">
              <w:rPr>
                <w:rFonts w:cs="Times New Roman"/>
                <w:sz w:val="22"/>
                <w:szCs w:val="22"/>
              </w:rPr>
              <w:t xml:space="preserve">other </w:t>
            </w:r>
            <w:r w:rsidR="006017D9">
              <w:rPr>
                <w:rFonts w:cs="Times New Roman"/>
                <w:sz w:val="22"/>
                <w:szCs w:val="22"/>
              </w:rPr>
              <w:t>functions</w:t>
            </w:r>
            <w:r w:rsidR="00081A51">
              <w:rPr>
                <w:rFonts w:cs="Times New Roman"/>
                <w:sz w:val="22"/>
                <w:szCs w:val="22"/>
              </w:rPr>
              <w:t xml:space="preserve"> in the package</w:t>
            </w:r>
            <w:r w:rsidR="006017D9">
              <w:rPr>
                <w:rFonts w:cs="Times New Roman"/>
                <w:sz w:val="22"/>
                <w:szCs w:val="22"/>
              </w:rPr>
              <w:t>.</w:t>
            </w:r>
          </w:p>
        </w:tc>
      </w:tr>
      <w:tr w:rsidR="00C826DF" w14:paraId="3168DE67" w14:textId="77777777" w:rsidTr="00BE7FCC">
        <w:tc>
          <w:tcPr>
            <w:tcW w:w="4508" w:type="dxa"/>
            <w:tcBorders>
              <w:top w:val="nil"/>
              <w:bottom w:val="nil"/>
              <w:right w:val="nil"/>
            </w:tcBorders>
            <w:vAlign w:val="center"/>
          </w:tcPr>
          <w:p w14:paraId="665D0572" w14:textId="6E7D0699" w:rsidR="00C826DF" w:rsidRPr="0095282D" w:rsidRDefault="00FF7B4B" w:rsidP="00BE7FCC">
            <w:pPr>
              <w:jc w:val="center"/>
              <w:rPr>
                <w:rFonts w:cs="Times New Roman"/>
                <w:sz w:val="22"/>
                <w:szCs w:val="22"/>
              </w:rPr>
            </w:pPr>
            <w:proofErr w:type="spellStart"/>
            <w:proofErr w:type="gramStart"/>
            <w:r w:rsidRPr="0039658C">
              <w:rPr>
                <w:rFonts w:cs="Times New Roman"/>
                <w:i/>
                <w:iCs/>
                <w:sz w:val="22"/>
                <w:szCs w:val="22"/>
              </w:rPr>
              <w:t>whichFishAdd</w:t>
            </w:r>
            <w:proofErr w:type="spellEnd"/>
            <w:r w:rsidRPr="0095282D">
              <w:rPr>
                <w:rFonts w:cs="Times New Roman"/>
                <w:sz w:val="22"/>
                <w:szCs w:val="22"/>
              </w:rPr>
              <w:t>(</w:t>
            </w:r>
            <w:proofErr w:type="gramEnd"/>
            <w:r w:rsidRPr="0095282D">
              <w:rPr>
                <w:rFonts w:cs="Times New Roman"/>
                <w:sz w:val="22"/>
                <w:szCs w:val="22"/>
              </w:rPr>
              <w:t>)</w:t>
            </w:r>
          </w:p>
        </w:tc>
        <w:tc>
          <w:tcPr>
            <w:tcW w:w="4508" w:type="dxa"/>
            <w:tcBorders>
              <w:top w:val="nil"/>
              <w:left w:val="nil"/>
              <w:bottom w:val="nil"/>
            </w:tcBorders>
          </w:tcPr>
          <w:p w14:paraId="19A6DC94" w14:textId="05DD0F8A" w:rsidR="00C826DF" w:rsidRPr="0095282D" w:rsidRDefault="00927620" w:rsidP="00254D59">
            <w:pPr>
              <w:rPr>
                <w:rFonts w:cs="Times New Roman"/>
                <w:sz w:val="22"/>
                <w:szCs w:val="22"/>
              </w:rPr>
            </w:pPr>
            <w:r>
              <w:rPr>
                <w:rFonts w:cs="Times New Roman"/>
                <w:sz w:val="22"/>
                <w:szCs w:val="22"/>
              </w:rPr>
              <w:t>Identifies</w:t>
            </w:r>
            <w:r w:rsidR="00E54A7C" w:rsidRPr="0095282D">
              <w:rPr>
                <w:rFonts w:cs="Times New Roman"/>
                <w:sz w:val="22"/>
                <w:szCs w:val="22"/>
              </w:rPr>
              <w:t xml:space="preserve"> </w:t>
            </w:r>
            <w:r w:rsidR="00F9510C">
              <w:rPr>
                <w:rFonts w:cs="Times New Roman"/>
                <w:sz w:val="22"/>
                <w:szCs w:val="22"/>
              </w:rPr>
              <w:t xml:space="preserve">the species already included in the </w:t>
            </w:r>
            <w:del w:id="14" w:author="Gabriel Nakamura" w:date="2021-10-04T11:29:00Z">
              <w:r w:rsidR="00F9510C" w:rsidDel="0055796D">
                <w:rPr>
                  <w:rFonts w:cs="Times New Roman"/>
                  <w:sz w:val="22"/>
                  <w:szCs w:val="22"/>
                </w:rPr>
                <w:delText>mega-</w:delText>
              </w:r>
            </w:del>
            <w:ins w:id="15" w:author="Gabriel Nakamura" w:date="2021-10-04T11:29:00Z">
              <w:r w:rsidR="0055796D">
                <w:rPr>
                  <w:rFonts w:cs="Times New Roman"/>
                  <w:sz w:val="22"/>
                  <w:szCs w:val="22"/>
                </w:rPr>
                <w:t xml:space="preserve">backbone </w:t>
              </w:r>
            </w:ins>
            <w:r w:rsidR="00F9510C">
              <w:rPr>
                <w:rFonts w:cs="Times New Roman"/>
                <w:sz w:val="22"/>
                <w:szCs w:val="22"/>
              </w:rPr>
              <w:t xml:space="preserve">tree and </w:t>
            </w:r>
            <w:r w:rsidR="002C3434">
              <w:rPr>
                <w:rFonts w:cs="Times New Roman"/>
                <w:sz w:val="22"/>
                <w:szCs w:val="22"/>
              </w:rPr>
              <w:t xml:space="preserve">in which taxonomic </w:t>
            </w:r>
            <w:r w:rsidR="0095282D" w:rsidRPr="0095282D">
              <w:rPr>
                <w:rFonts w:cs="Times New Roman"/>
                <w:sz w:val="22"/>
                <w:szCs w:val="22"/>
              </w:rPr>
              <w:t xml:space="preserve">level </w:t>
            </w:r>
            <w:r w:rsidR="002C3434">
              <w:rPr>
                <w:rFonts w:cs="Times New Roman"/>
                <w:sz w:val="22"/>
                <w:szCs w:val="22"/>
              </w:rPr>
              <w:t xml:space="preserve">each remaining </w:t>
            </w:r>
            <w:r w:rsidR="0095282D" w:rsidRPr="0095282D">
              <w:rPr>
                <w:rFonts w:cs="Times New Roman"/>
                <w:sz w:val="22"/>
                <w:szCs w:val="22"/>
              </w:rPr>
              <w:t>species will be inserted</w:t>
            </w:r>
            <w:r w:rsidR="00F9510C">
              <w:rPr>
                <w:rFonts w:cs="Times New Roman"/>
                <w:sz w:val="22"/>
                <w:szCs w:val="22"/>
              </w:rPr>
              <w:t>.</w:t>
            </w:r>
          </w:p>
        </w:tc>
      </w:tr>
      <w:tr w:rsidR="00C826DF" w14:paraId="32EF6C3F" w14:textId="77777777" w:rsidTr="0083528E">
        <w:tc>
          <w:tcPr>
            <w:tcW w:w="4508" w:type="dxa"/>
            <w:tcBorders>
              <w:top w:val="nil"/>
              <w:bottom w:val="nil"/>
              <w:right w:val="nil"/>
            </w:tcBorders>
            <w:vAlign w:val="center"/>
          </w:tcPr>
          <w:p w14:paraId="1F28D795" w14:textId="0F536BFC" w:rsidR="00C826DF" w:rsidRPr="0095282D" w:rsidRDefault="00860F02" w:rsidP="00BE7FCC">
            <w:pPr>
              <w:jc w:val="center"/>
              <w:rPr>
                <w:rFonts w:cs="Times New Roman"/>
                <w:sz w:val="22"/>
                <w:szCs w:val="22"/>
              </w:rPr>
            </w:pPr>
            <w:proofErr w:type="spellStart"/>
            <w:proofErr w:type="gramStart"/>
            <w:r w:rsidRPr="0039658C">
              <w:rPr>
                <w:rFonts w:cs="Times New Roman"/>
                <w:i/>
                <w:iCs/>
                <w:sz w:val="22"/>
                <w:szCs w:val="22"/>
              </w:rPr>
              <w:t>FishPhyloMaker</w:t>
            </w:r>
            <w:proofErr w:type="spellEnd"/>
            <w:r w:rsidR="005C677D">
              <w:rPr>
                <w:rFonts w:cs="Times New Roman"/>
                <w:sz w:val="22"/>
                <w:szCs w:val="22"/>
              </w:rPr>
              <w:t>(</w:t>
            </w:r>
            <w:proofErr w:type="gramEnd"/>
            <w:r w:rsidR="005C677D">
              <w:rPr>
                <w:rFonts w:cs="Times New Roman"/>
                <w:sz w:val="22"/>
                <w:szCs w:val="22"/>
              </w:rPr>
              <w:t>)</w:t>
            </w:r>
          </w:p>
        </w:tc>
        <w:tc>
          <w:tcPr>
            <w:tcW w:w="4508" w:type="dxa"/>
            <w:tcBorders>
              <w:top w:val="nil"/>
              <w:left w:val="nil"/>
              <w:bottom w:val="nil"/>
            </w:tcBorders>
          </w:tcPr>
          <w:p w14:paraId="7CE33183" w14:textId="03F9968B" w:rsidR="00BA4298" w:rsidRPr="0095282D" w:rsidRDefault="00E879CD" w:rsidP="00254D59">
            <w:pPr>
              <w:rPr>
                <w:rFonts w:cs="Times New Roman"/>
                <w:sz w:val="22"/>
                <w:szCs w:val="22"/>
              </w:rPr>
            </w:pPr>
            <w:r>
              <w:rPr>
                <w:rFonts w:cs="Times New Roman"/>
                <w:sz w:val="22"/>
                <w:szCs w:val="22"/>
              </w:rPr>
              <w:t>Builds</w:t>
            </w:r>
            <w:r w:rsidR="00860F02" w:rsidRPr="0095282D">
              <w:rPr>
                <w:rFonts w:cs="Times New Roman"/>
                <w:sz w:val="22"/>
                <w:szCs w:val="22"/>
              </w:rPr>
              <w:t xml:space="preserve"> the </w:t>
            </w:r>
            <w:r w:rsidR="001D4655" w:rsidRPr="0095282D">
              <w:rPr>
                <w:rFonts w:cs="Times New Roman"/>
                <w:sz w:val="22"/>
                <w:szCs w:val="22"/>
              </w:rPr>
              <w:t xml:space="preserve">phylogeny and </w:t>
            </w:r>
            <w:r w:rsidR="00B600EA">
              <w:rPr>
                <w:rFonts w:cs="Times New Roman"/>
                <w:sz w:val="22"/>
                <w:szCs w:val="22"/>
              </w:rPr>
              <w:t xml:space="preserve">may </w:t>
            </w:r>
            <w:r w:rsidR="001D4655" w:rsidRPr="0095282D">
              <w:rPr>
                <w:rFonts w:cs="Times New Roman"/>
                <w:sz w:val="22"/>
                <w:szCs w:val="22"/>
              </w:rPr>
              <w:t>return</w:t>
            </w:r>
            <w:r w:rsidR="00E54A7C" w:rsidRPr="0095282D">
              <w:rPr>
                <w:rFonts w:cs="Times New Roman"/>
                <w:sz w:val="22"/>
                <w:szCs w:val="22"/>
              </w:rPr>
              <w:t xml:space="preserve"> a data frame </w:t>
            </w:r>
            <w:r w:rsidR="00B600EA">
              <w:rPr>
                <w:rFonts w:cs="Times New Roman"/>
                <w:sz w:val="22"/>
                <w:szCs w:val="22"/>
              </w:rPr>
              <w:t xml:space="preserve">identifying step-by-step the performed </w:t>
            </w:r>
            <w:r w:rsidR="00E54A7C" w:rsidRPr="0095282D">
              <w:rPr>
                <w:rFonts w:cs="Times New Roman"/>
                <w:sz w:val="22"/>
                <w:szCs w:val="22"/>
              </w:rPr>
              <w:t>insertions</w:t>
            </w:r>
            <w:r w:rsidR="00F9510C">
              <w:rPr>
                <w:rFonts w:cs="Times New Roman"/>
                <w:sz w:val="22"/>
                <w:szCs w:val="22"/>
              </w:rPr>
              <w:t>.</w:t>
            </w:r>
          </w:p>
        </w:tc>
      </w:tr>
      <w:tr w:rsidR="00BA4298" w14:paraId="24043B1B" w14:textId="77777777" w:rsidTr="00BE7FCC">
        <w:tc>
          <w:tcPr>
            <w:tcW w:w="4508" w:type="dxa"/>
            <w:tcBorders>
              <w:top w:val="nil"/>
              <w:right w:val="nil"/>
            </w:tcBorders>
            <w:vAlign w:val="center"/>
          </w:tcPr>
          <w:p w14:paraId="02ED61AE" w14:textId="6F07BAD0" w:rsidR="00BA4298" w:rsidRPr="0095282D" w:rsidRDefault="00BA4298" w:rsidP="00BE7FCC">
            <w:pPr>
              <w:jc w:val="center"/>
              <w:rPr>
                <w:rFonts w:cs="Times New Roman"/>
                <w:sz w:val="22"/>
                <w:szCs w:val="22"/>
              </w:rPr>
            </w:pPr>
            <w:del w:id="16" w:author="Microsoft Office User" w:date="2021-09-29T08:48:00Z">
              <w:r w:rsidRPr="0039658C" w:rsidDel="003D73BF">
                <w:rPr>
                  <w:rFonts w:cs="Times New Roman"/>
                  <w:i/>
                  <w:iCs/>
                  <w:sz w:val="22"/>
                  <w:szCs w:val="22"/>
                </w:rPr>
                <w:delText>Darwinian</w:delText>
              </w:r>
            </w:del>
            <w:proofErr w:type="spellStart"/>
            <w:ins w:id="17" w:author="Microsoft Office User" w:date="2021-09-29T08:48:00Z">
              <w:r w:rsidR="003D73BF">
                <w:rPr>
                  <w:rFonts w:cs="Times New Roman"/>
                  <w:i/>
                  <w:iCs/>
                  <w:sz w:val="22"/>
                  <w:szCs w:val="22"/>
                </w:rPr>
                <w:t>PD</w:t>
              </w:r>
            </w:ins>
            <w:r w:rsidRPr="0039658C">
              <w:rPr>
                <w:rFonts w:cs="Times New Roman"/>
                <w:i/>
                <w:iCs/>
                <w:sz w:val="22"/>
                <w:szCs w:val="22"/>
              </w:rPr>
              <w:t>_</w:t>
            </w:r>
            <w:proofErr w:type="gramStart"/>
            <w:r w:rsidRPr="0039658C">
              <w:rPr>
                <w:rFonts w:cs="Times New Roman"/>
                <w:i/>
                <w:iCs/>
                <w:sz w:val="22"/>
                <w:szCs w:val="22"/>
              </w:rPr>
              <w:t>deficit</w:t>
            </w:r>
            <w:proofErr w:type="spellEnd"/>
            <w:r w:rsidR="00910A7B">
              <w:rPr>
                <w:rFonts w:cs="Times New Roman"/>
                <w:sz w:val="22"/>
                <w:szCs w:val="22"/>
              </w:rPr>
              <w:t>(</w:t>
            </w:r>
            <w:proofErr w:type="gramEnd"/>
            <w:r w:rsidR="00910A7B">
              <w:rPr>
                <w:rFonts w:cs="Times New Roman"/>
                <w:sz w:val="22"/>
                <w:szCs w:val="22"/>
              </w:rPr>
              <w:t>)</w:t>
            </w:r>
          </w:p>
        </w:tc>
        <w:tc>
          <w:tcPr>
            <w:tcW w:w="4508" w:type="dxa"/>
            <w:tcBorders>
              <w:top w:val="nil"/>
              <w:left w:val="nil"/>
            </w:tcBorders>
          </w:tcPr>
          <w:p w14:paraId="67C8F8F8" w14:textId="62357514" w:rsidR="00BA4298" w:rsidRPr="0095282D" w:rsidRDefault="00BA4298" w:rsidP="00254D59">
            <w:pPr>
              <w:rPr>
                <w:rFonts w:cs="Times New Roman"/>
                <w:sz w:val="22"/>
                <w:szCs w:val="22"/>
              </w:rPr>
            </w:pPr>
            <w:r>
              <w:rPr>
                <w:rFonts w:cs="Times New Roman"/>
                <w:sz w:val="22"/>
                <w:szCs w:val="22"/>
              </w:rPr>
              <w:t xml:space="preserve">Calculates the Darwinian </w:t>
            </w:r>
            <w:r w:rsidR="00C121A3">
              <w:rPr>
                <w:rFonts w:cs="Times New Roman"/>
                <w:sz w:val="22"/>
                <w:szCs w:val="22"/>
              </w:rPr>
              <w:t>shortfal</w:t>
            </w:r>
            <w:r w:rsidR="009B556B">
              <w:rPr>
                <w:rFonts w:cs="Times New Roman"/>
                <w:sz w:val="22"/>
                <w:szCs w:val="22"/>
              </w:rPr>
              <w:t>l</w:t>
            </w:r>
            <w:r w:rsidR="00C121A3">
              <w:rPr>
                <w:rFonts w:cs="Times New Roman"/>
                <w:sz w:val="22"/>
                <w:szCs w:val="22"/>
              </w:rPr>
              <w:t xml:space="preserve"> </w:t>
            </w:r>
            <w:r>
              <w:rPr>
                <w:rFonts w:cs="Times New Roman"/>
                <w:sz w:val="22"/>
                <w:szCs w:val="22"/>
              </w:rPr>
              <w:t xml:space="preserve">for </w:t>
            </w:r>
            <w:r w:rsidR="00C121A3">
              <w:rPr>
                <w:rFonts w:cs="Times New Roman"/>
                <w:sz w:val="22"/>
                <w:szCs w:val="22"/>
              </w:rPr>
              <w:t>the provided species list</w:t>
            </w:r>
            <w:r w:rsidR="003B672B">
              <w:rPr>
                <w:rFonts w:cs="Times New Roman"/>
                <w:sz w:val="22"/>
                <w:szCs w:val="22"/>
              </w:rPr>
              <w:t xml:space="preserve"> through a Phylogenetic Diversity (PD</w:t>
            </w:r>
            <w:r w:rsidR="00ED4E50">
              <w:rPr>
                <w:rFonts w:cs="Times New Roman"/>
                <w:sz w:val="22"/>
                <w:szCs w:val="22"/>
              </w:rPr>
              <w:t xml:space="preserve"> </w:t>
            </w:r>
            <w:r w:rsidR="00ED4E50">
              <w:rPr>
                <w:rFonts w:cs="Times New Roman"/>
                <w:sz w:val="22"/>
                <w:szCs w:val="22"/>
              </w:rPr>
              <w:fldChar w:fldCharType="begin" w:fldLock="1"/>
            </w:r>
            <w:r w:rsidR="006C705F">
              <w:rPr>
                <w:rFonts w:cs="Times New Roman"/>
                <w:sz w:val="22"/>
                <w:szCs w:val="22"/>
              </w:rPr>
              <w:instrText>ADDIN CSL_CITATION {"citationItems":[{"id":"ITEM-1","itemData":{"DOI":"10.1016/0006-3207(92)91201-3","ISBN":"0006-3207","ISSN":"00063207","PMID":"3124","abstract":"Protecting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protected.","author":[{"dropping-particle":"","family":"Faith","given":"Daniel P.","non-dropping-particle":"","parse-names":false,"suffix":""}],"container-title":"Biological Conservation","id":"ITEM-1","issued":{"date-parts":[["1992"]]},"page":"1-10","title":"Conservation evaluation and phylogenetic diversity","type":"article-journal","volume":"61"},"uris":["http://www.mendeley.com/documents/?uuid=8667f81e-b301-48c7-a0b9-b59cef2da5c9"]}],"mendeley":{"formattedCitation":"(Faith, 1992)","manualFormatting":"Faith (1992)","plainTextFormattedCitation":"(Faith, 1992)","previouslyFormattedCitation":"(Faith, 1992)"},"properties":{"noteIndex":0},"schema":"https://github.com/citation-style-language/schema/raw/master/csl-citation.json"}</w:instrText>
            </w:r>
            <w:r w:rsidR="00ED4E50">
              <w:rPr>
                <w:rFonts w:cs="Times New Roman"/>
                <w:sz w:val="22"/>
                <w:szCs w:val="22"/>
              </w:rPr>
              <w:fldChar w:fldCharType="separate"/>
            </w:r>
            <w:r w:rsidR="00ED4E50" w:rsidRPr="00ED4E50">
              <w:rPr>
                <w:rFonts w:cs="Times New Roman"/>
                <w:noProof/>
                <w:sz w:val="22"/>
                <w:szCs w:val="22"/>
              </w:rPr>
              <w:t xml:space="preserve">Faith </w:t>
            </w:r>
            <w:r w:rsidR="00261868">
              <w:rPr>
                <w:rFonts w:cs="Times New Roman"/>
                <w:noProof/>
                <w:sz w:val="22"/>
                <w:szCs w:val="22"/>
              </w:rPr>
              <w:t>(</w:t>
            </w:r>
            <w:r w:rsidR="00ED4E50" w:rsidRPr="00ED4E50">
              <w:rPr>
                <w:rFonts w:cs="Times New Roman"/>
                <w:noProof/>
                <w:sz w:val="22"/>
                <w:szCs w:val="22"/>
              </w:rPr>
              <w:t>1992)</w:t>
            </w:r>
            <w:r w:rsidR="00ED4E50">
              <w:rPr>
                <w:rFonts w:cs="Times New Roman"/>
                <w:sz w:val="22"/>
                <w:szCs w:val="22"/>
              </w:rPr>
              <w:fldChar w:fldCharType="end"/>
            </w:r>
            <w:r w:rsidR="003B672B">
              <w:rPr>
                <w:rFonts w:cs="Times New Roman"/>
                <w:sz w:val="22"/>
                <w:szCs w:val="22"/>
              </w:rPr>
              <w:t xml:space="preserve">) ratio </w:t>
            </w:r>
          </w:p>
        </w:tc>
      </w:tr>
    </w:tbl>
    <w:p w14:paraId="248FD4C7" w14:textId="77777777" w:rsidR="00CA4D0B" w:rsidRDefault="00CA4D0B" w:rsidP="00254D59">
      <w:pPr>
        <w:rPr>
          <w:rFonts w:cs="Times New Roman"/>
        </w:rPr>
      </w:pPr>
    </w:p>
    <w:p w14:paraId="7D9A16F6" w14:textId="1B7A6DB3" w:rsidR="00A51A65" w:rsidRPr="001C1F49" w:rsidRDefault="003755DA" w:rsidP="00254D59">
      <w:pPr>
        <w:rPr>
          <w:rFonts w:cs="Times New Roman"/>
          <w:i/>
          <w:iCs/>
        </w:rPr>
      </w:pPr>
      <w:proofErr w:type="spellStart"/>
      <w:r w:rsidRPr="001C1F49">
        <w:rPr>
          <w:rFonts w:cs="Times New Roman"/>
          <w:i/>
          <w:iCs/>
        </w:rPr>
        <w:t>FishPhyloMaker</w:t>
      </w:r>
      <w:proofErr w:type="spellEnd"/>
    </w:p>
    <w:p w14:paraId="2D30659A" w14:textId="469D18C2" w:rsidR="006975E1" w:rsidRDefault="002638B8" w:rsidP="00254D59">
      <w:pPr>
        <w:rPr>
          <w:rFonts w:cs="Times New Roman"/>
        </w:rPr>
      </w:pPr>
      <w:proofErr w:type="spellStart"/>
      <w:r w:rsidRPr="00B43EEF">
        <w:rPr>
          <w:rFonts w:cs="Times New Roman"/>
          <w:i/>
          <w:iCs/>
        </w:rPr>
        <w:t>FishPhyloMaker</w:t>
      </w:r>
      <w:proofErr w:type="spellEnd"/>
      <w:r w:rsidRPr="00B43EEF">
        <w:rPr>
          <w:rFonts w:cs="Times New Roman"/>
          <w:i/>
          <w:iCs/>
        </w:rPr>
        <w:t xml:space="preserve"> </w:t>
      </w:r>
      <w:r w:rsidR="00047903">
        <w:rPr>
          <w:rFonts w:cs="Times New Roman"/>
        </w:rPr>
        <w:t>is the core function of the package. This</w:t>
      </w:r>
      <w:r w:rsidR="0023592B">
        <w:rPr>
          <w:rFonts w:cs="Times New Roman"/>
        </w:rPr>
        <w:t xml:space="preserve"> function</w:t>
      </w:r>
      <w:r w:rsidR="00151459">
        <w:rPr>
          <w:rFonts w:cs="Times New Roman"/>
        </w:rPr>
        <w:t xml:space="preserve"> </w:t>
      </w:r>
      <w:r w:rsidR="001A4331">
        <w:rPr>
          <w:rFonts w:cs="Times New Roman"/>
        </w:rPr>
        <w:t xml:space="preserve">builds a phylogenetic </w:t>
      </w:r>
      <w:r w:rsidR="001758CB">
        <w:rPr>
          <w:rFonts w:cs="Times New Roman"/>
        </w:rPr>
        <w:t>hypothesis</w:t>
      </w:r>
      <w:r w:rsidR="001A4331">
        <w:rPr>
          <w:rFonts w:cs="Times New Roman"/>
        </w:rPr>
        <w:t xml:space="preserve"> for the provided species </w:t>
      </w:r>
      <w:r w:rsidR="00150475">
        <w:rPr>
          <w:rFonts w:cs="Times New Roman"/>
        </w:rPr>
        <w:t xml:space="preserve">list </w:t>
      </w:r>
      <w:r w:rsidR="001A4331">
        <w:rPr>
          <w:rFonts w:cs="Times New Roman"/>
        </w:rPr>
        <w:t xml:space="preserve">by </w:t>
      </w:r>
      <w:r w:rsidR="00E55CE8">
        <w:rPr>
          <w:rFonts w:cs="Times New Roman"/>
        </w:rPr>
        <w:t>insert</w:t>
      </w:r>
      <w:r w:rsidR="001758CB">
        <w:rPr>
          <w:rFonts w:cs="Times New Roman"/>
        </w:rPr>
        <w:t>ing</w:t>
      </w:r>
      <w:r w:rsidR="00E55CE8">
        <w:rPr>
          <w:rFonts w:cs="Times New Roman"/>
        </w:rPr>
        <w:t xml:space="preserve"> </w:t>
      </w:r>
      <w:r w:rsidR="00AA578A">
        <w:rPr>
          <w:rFonts w:cs="Times New Roman"/>
        </w:rPr>
        <w:t xml:space="preserve">in </w:t>
      </w:r>
      <w:r w:rsidR="001758CB">
        <w:rPr>
          <w:rFonts w:cs="Times New Roman"/>
        </w:rPr>
        <w:t xml:space="preserve">and pruning </w:t>
      </w:r>
      <w:r w:rsidR="00E55CE8">
        <w:rPr>
          <w:rFonts w:cs="Times New Roman"/>
        </w:rPr>
        <w:t xml:space="preserve">species </w:t>
      </w:r>
      <w:r w:rsidR="001758CB">
        <w:rPr>
          <w:rFonts w:cs="Times New Roman"/>
        </w:rPr>
        <w:t xml:space="preserve">from </w:t>
      </w:r>
      <w:r w:rsidR="00E55CE8">
        <w:rPr>
          <w:rFonts w:cs="Times New Roman"/>
        </w:rPr>
        <w:t xml:space="preserve">the </w:t>
      </w:r>
      <w:proofErr w:type="spellStart"/>
      <w:r w:rsidR="000F0831">
        <w:rPr>
          <w:rFonts w:cs="Times New Roman"/>
        </w:rPr>
        <w:t>Rabosky</w:t>
      </w:r>
      <w:r w:rsidR="002978A4">
        <w:rPr>
          <w:rFonts w:cs="Times New Roman"/>
        </w:rPr>
        <w:t>'</w:t>
      </w:r>
      <w:r w:rsidR="000F0831">
        <w:rPr>
          <w:rFonts w:cs="Times New Roman"/>
        </w:rPr>
        <w:t>s</w:t>
      </w:r>
      <w:proofErr w:type="spellEnd"/>
      <w:r w:rsidR="000F0831">
        <w:rPr>
          <w:rFonts w:cs="Times New Roman"/>
        </w:rPr>
        <w:t xml:space="preserve"> et al</w:t>
      </w:r>
      <w:r w:rsidR="00150475">
        <w:rPr>
          <w:rFonts w:cs="Times New Roman"/>
        </w:rPr>
        <w:t>.</w:t>
      </w:r>
      <w:r w:rsidR="000F0831">
        <w:rPr>
          <w:rFonts w:cs="Times New Roman"/>
        </w:rPr>
        <w:t xml:space="preserve"> (2020) </w:t>
      </w:r>
      <w:r w:rsidR="00E55CE8">
        <w:rPr>
          <w:rFonts w:cs="Times New Roman"/>
        </w:rPr>
        <w:t>phylogenetic tree</w:t>
      </w:r>
      <w:r w:rsidR="004B061B">
        <w:rPr>
          <w:rFonts w:cs="Times New Roman"/>
        </w:rPr>
        <w:t xml:space="preserve"> (Figure 1)</w:t>
      </w:r>
      <w:r w:rsidR="00635937">
        <w:rPr>
          <w:rFonts w:cs="Times New Roman"/>
        </w:rPr>
        <w:t xml:space="preserve"> downloaded by the </w:t>
      </w:r>
      <w:proofErr w:type="spellStart"/>
      <w:r w:rsidR="00635937">
        <w:rPr>
          <w:rFonts w:cs="Times New Roman"/>
        </w:rPr>
        <w:t>fishtreeoflife</w:t>
      </w:r>
      <w:proofErr w:type="spellEnd"/>
      <w:r w:rsidR="00635937">
        <w:rPr>
          <w:rFonts w:cs="Times New Roman"/>
        </w:rPr>
        <w:t xml:space="preserve"> R package </w:t>
      </w:r>
      <w:r w:rsidR="00635937">
        <w:rPr>
          <w:rFonts w:cs="Times New Roman"/>
        </w:rPr>
        <w:fldChar w:fldCharType="begin" w:fldLock="1"/>
      </w:r>
      <w:r w:rsidR="00BB366E">
        <w:rPr>
          <w:rFonts w:cs="Times New Roman"/>
        </w:rPr>
        <w:instrText>ADDIN CSL_CITATION {"citationItems":[{"id":"ITEM-1","itemData":{"DOI":"10.1111/2041-210X.13182","ISSN":"2041210X","abstract":"Comprehensive, time-scaled phylogenies provide a critical resource for many questions in ecology, evolution and biodiversity. Methodological advances have increased the breadth of taxonomic coverage in phylogenetic data; however, accessing and reusing these data remain challenging. We introduce the Fish Tree of Life website and associated r package fishtree to provide convenient access to sequences, phylogenies, fossil calibrations and diversification rate estimates for the most diverse group of vertebrate organisms, the ray-finned fishes. The Fish Tree of Life website presents subsets and visual summaries of phylogenetic and comparative data, and is complemented by the r package, which provides flexible programmatic access to the same underlying data source for advanced users wishing to extend or reanalyse the data. We demonstrate functionality with an overview of the website, and show three examples of advanced usage through the r package. First, we test for the presence of long branch attraction artefacts across the fish tree of life. The second example examines the effects of habitat on diversification rate in the pufferfishes. The final example demonstrates how a community phylogenetic analysis could be conducted with the package. This resource makes a large comparative vertebrate dataset easily accessible via the website, while the r package enables the rapid reuse and reproducibility of research results via its ability to easily integrate with other r packages and software for molecular biology and comparative methods.","author":[{"dropping-particle":"","family":"Chang","given":"Jonathan","non-dropping-particle":"","parse-names":false,"suffix":""},{"dropping-particle":"","family":"Rabosky","given":"Daniel L.","non-dropping-particle":"","parse-names":false,"suffix":""},{"dropping-particle":"","family":"Smith","given":"Stephen A.","non-dropping-particle":"","parse-names":false,"suffix":""},{"dropping-particle":"","family":"Alfaro","given":"Michael E.","non-dropping-particle":"","parse-names":false,"suffix":""}],"container-title":"Methods in Ecology and Evolution","id":"ITEM-1","issue":"7","issued":{"date-parts":[["2019"]]},"page":"1118-1124","title":"An r package and online resource for macroevolutionary studies using the ray-finned fish tree of life","type":"article-journal","volume":"10"},"uris":["http://www.mendeley.com/documents/?uuid=f30ba58c-32be-49c9-8def-c504c02d6e83","http://www.mendeley.com/documents/?uuid=cfb33300-9d29-45a6-be22-7191a5bc528f"]}],"mendeley":{"formattedCitation":"(Chang et al., 2019)","manualFormatting":"(Chang et al. 2019)","plainTextFormattedCitation":"(Chang et al., 2019)","previouslyFormattedCitation":"(Chang et al., 2019)"},"properties":{"noteIndex":0},"schema":"https://github.com/citation-style-language/schema/raw/master/csl-citation.json"}</w:instrText>
      </w:r>
      <w:r w:rsidR="00635937">
        <w:rPr>
          <w:rFonts w:cs="Times New Roman"/>
        </w:rPr>
        <w:fldChar w:fldCharType="separate"/>
      </w:r>
      <w:r w:rsidR="00635937" w:rsidRPr="00FF237F">
        <w:rPr>
          <w:rFonts w:cs="Times New Roman"/>
          <w:noProof/>
        </w:rPr>
        <w:t>(Chang</w:t>
      </w:r>
      <w:r w:rsidR="00635937">
        <w:rPr>
          <w:rFonts w:cs="Times New Roman"/>
          <w:noProof/>
        </w:rPr>
        <w:t xml:space="preserve"> et al.</w:t>
      </w:r>
      <w:r w:rsidR="00635937" w:rsidRPr="00FF237F">
        <w:rPr>
          <w:rFonts w:cs="Times New Roman"/>
          <w:noProof/>
        </w:rPr>
        <w:t xml:space="preserve"> 2019)</w:t>
      </w:r>
      <w:r w:rsidR="00635937">
        <w:rPr>
          <w:rFonts w:cs="Times New Roman"/>
        </w:rPr>
        <w:fldChar w:fldCharType="end"/>
      </w:r>
      <w:r w:rsidR="00E55CE8">
        <w:rPr>
          <w:rFonts w:cs="Times New Roman"/>
        </w:rPr>
        <w:t xml:space="preserve">. </w:t>
      </w:r>
      <w:r w:rsidR="003E0D95">
        <w:rPr>
          <w:rFonts w:cs="Times New Roman"/>
        </w:rPr>
        <w:t>T</w:t>
      </w:r>
      <w:r w:rsidR="00C24BE0">
        <w:rPr>
          <w:rFonts w:cs="Times New Roman"/>
        </w:rPr>
        <w:t xml:space="preserve">his </w:t>
      </w:r>
      <w:r w:rsidR="00936FA1">
        <w:rPr>
          <w:rFonts w:cs="Times New Roman"/>
        </w:rPr>
        <w:t>phylogeny</w:t>
      </w:r>
      <w:r w:rsidR="00C24BE0">
        <w:rPr>
          <w:rFonts w:cs="Times New Roman"/>
        </w:rPr>
        <w:t xml:space="preserve"> </w:t>
      </w:r>
      <w:r w:rsidR="003E0D95">
        <w:rPr>
          <w:rFonts w:cs="Times New Roman"/>
        </w:rPr>
        <w:t>is</w:t>
      </w:r>
      <w:r w:rsidR="00C24BE0">
        <w:rPr>
          <w:rFonts w:cs="Times New Roman"/>
        </w:rPr>
        <w:t xml:space="preserve"> the most up</w:t>
      </w:r>
      <w:r w:rsidR="00702E02">
        <w:rPr>
          <w:rFonts w:cs="Times New Roman"/>
        </w:rPr>
        <w:t>-to-</w:t>
      </w:r>
      <w:r w:rsidR="00C24BE0">
        <w:rPr>
          <w:rFonts w:cs="Times New Roman"/>
        </w:rPr>
        <w:t xml:space="preserve">date </w:t>
      </w:r>
      <w:r w:rsidR="006975E1">
        <w:rPr>
          <w:rFonts w:cs="Times New Roman"/>
        </w:rPr>
        <w:t xml:space="preserve">and comprehensive </w:t>
      </w:r>
      <w:r w:rsidR="00C24BE0">
        <w:rPr>
          <w:rFonts w:cs="Times New Roman"/>
        </w:rPr>
        <w:t>phylogenetic</w:t>
      </w:r>
      <w:r w:rsidR="00936FA1">
        <w:rPr>
          <w:rFonts w:cs="Times New Roman"/>
        </w:rPr>
        <w:t xml:space="preserve"> hypothesis for ray-finned fishes</w:t>
      </w:r>
      <w:r w:rsidR="00D278A8">
        <w:rPr>
          <w:rFonts w:cs="Times New Roman"/>
        </w:rPr>
        <w:t>.</w:t>
      </w:r>
    </w:p>
    <w:p w14:paraId="7BDD2C12" w14:textId="0EDDF020" w:rsidR="00F00C11" w:rsidRDefault="00E55CE8" w:rsidP="00703AE0">
      <w:pPr>
        <w:ind w:firstLine="708"/>
        <w:rPr>
          <w:rFonts w:cs="Times New Roman"/>
        </w:rPr>
      </w:pPr>
      <w:r>
        <w:rPr>
          <w:rFonts w:cs="Times New Roman"/>
        </w:rPr>
        <w:lastRenderedPageBreak/>
        <w:t xml:space="preserve">The input </w:t>
      </w:r>
      <w:r w:rsidR="00FF237F">
        <w:rPr>
          <w:rFonts w:cs="Times New Roman"/>
        </w:rPr>
        <w:t xml:space="preserve">for </w:t>
      </w:r>
      <w:r w:rsidR="002638B8">
        <w:rPr>
          <w:rFonts w:cs="Times New Roman"/>
        </w:rPr>
        <w:t xml:space="preserve">the </w:t>
      </w:r>
      <w:proofErr w:type="spellStart"/>
      <w:r w:rsidR="00FF237F" w:rsidRPr="00B43EEF">
        <w:rPr>
          <w:rFonts w:cs="Times New Roman"/>
          <w:i/>
          <w:iCs/>
        </w:rPr>
        <w:t>FishPhyloMaker</w:t>
      </w:r>
      <w:proofErr w:type="spellEnd"/>
      <w:r w:rsidR="000A2B3C">
        <w:rPr>
          <w:rFonts w:cs="Times New Roman"/>
        </w:rPr>
        <w:t xml:space="preserve"> function</w:t>
      </w:r>
      <w:r w:rsidR="00FF237F">
        <w:rPr>
          <w:rFonts w:cs="Times New Roman"/>
        </w:rPr>
        <w:t xml:space="preserve"> </w:t>
      </w:r>
      <w:r w:rsidR="004B061B">
        <w:rPr>
          <w:rFonts w:cs="Times New Roman"/>
        </w:rPr>
        <w:t xml:space="preserve">can be </w:t>
      </w:r>
      <w:r>
        <w:rPr>
          <w:rFonts w:cs="Times New Roman"/>
        </w:rPr>
        <w:t xml:space="preserve">the second </w:t>
      </w:r>
      <w:r w:rsidR="00182BEA">
        <w:rPr>
          <w:rFonts w:cs="Times New Roman"/>
        </w:rPr>
        <w:t>element</w:t>
      </w:r>
      <w:r>
        <w:rPr>
          <w:rFonts w:cs="Times New Roman"/>
        </w:rPr>
        <w:t xml:space="preserve"> </w:t>
      </w:r>
      <w:r w:rsidR="00182BEA">
        <w:rPr>
          <w:rFonts w:cs="Times New Roman"/>
        </w:rPr>
        <w:t>in the list returned</w:t>
      </w:r>
      <w:r>
        <w:rPr>
          <w:rFonts w:cs="Times New Roman"/>
        </w:rPr>
        <w:t xml:space="preserve"> by </w:t>
      </w:r>
      <w:r w:rsidR="002638B8">
        <w:rPr>
          <w:rFonts w:cs="Times New Roman"/>
        </w:rPr>
        <w:t xml:space="preserve">the </w:t>
      </w:r>
      <w:proofErr w:type="spellStart"/>
      <w:r w:rsidRPr="00B43EEF">
        <w:rPr>
          <w:rFonts w:cs="Times New Roman"/>
          <w:i/>
          <w:iCs/>
        </w:rPr>
        <w:t>FishTaxaMaker</w:t>
      </w:r>
      <w:proofErr w:type="spellEnd"/>
      <w:r w:rsidR="00ED4E50">
        <w:rPr>
          <w:rFonts w:cs="Times New Roman"/>
          <w:i/>
          <w:iCs/>
        </w:rPr>
        <w:t xml:space="preserve"> </w:t>
      </w:r>
      <w:ins w:id="18" w:author="Gabriel Nakamura" w:date="2021-10-04T11:31:00Z">
        <w:r w:rsidR="002C582F" w:rsidRPr="002C582F">
          <w:rPr>
            <w:rFonts w:cs="Times New Roman"/>
            <w:rPrChange w:id="19" w:author="Gabriel Nakamura" w:date="2021-10-04T11:31:00Z">
              <w:rPr>
                <w:rFonts w:cs="Times New Roman"/>
                <w:i/>
                <w:iCs/>
              </w:rPr>
            </w:rPrChange>
          </w:rPr>
          <w:t>(</w:t>
        </w:r>
        <w:proofErr w:type="spellStart"/>
        <w:r w:rsidR="002C582F" w:rsidRPr="00431CC5">
          <w:rPr>
            <w:rFonts w:cs="Times New Roman"/>
            <w:sz w:val="20"/>
            <w:szCs w:val="20"/>
            <w:rPrChange w:id="20" w:author="Gabriel Nakamura" w:date="2021-10-04T11:52:00Z">
              <w:rPr>
                <w:rFonts w:cs="Times New Roman"/>
                <w:i/>
                <w:iCs/>
              </w:rPr>
            </w:rPrChange>
          </w:rPr>
          <w:t>Taxon_data_FishPhyloMaker</w:t>
        </w:r>
        <w:proofErr w:type="spellEnd"/>
        <w:r w:rsidR="002C582F" w:rsidRPr="002C582F">
          <w:rPr>
            <w:rFonts w:cs="Times New Roman"/>
            <w:rPrChange w:id="21" w:author="Gabriel Nakamura" w:date="2021-10-04T11:31:00Z">
              <w:rPr>
                <w:rFonts w:cs="Times New Roman"/>
                <w:i/>
                <w:iCs/>
              </w:rPr>
            </w:rPrChange>
          </w:rPr>
          <w:t>)</w:t>
        </w:r>
        <w:r w:rsidR="002C582F">
          <w:rPr>
            <w:rFonts w:cs="Times New Roman"/>
            <w:i/>
            <w:iCs/>
          </w:rPr>
          <w:t xml:space="preserve"> </w:t>
        </w:r>
      </w:ins>
      <w:r w:rsidR="00ED4E50" w:rsidRPr="00B43EEF">
        <w:rPr>
          <w:rFonts w:cs="Times New Roman"/>
        </w:rPr>
        <w:t>function</w:t>
      </w:r>
      <w:r>
        <w:rPr>
          <w:rFonts w:cs="Times New Roman"/>
        </w:rPr>
        <w:t xml:space="preserve"> or a </w:t>
      </w:r>
      <w:r w:rsidR="00182BEA">
        <w:rPr>
          <w:rFonts w:cs="Times New Roman"/>
        </w:rPr>
        <w:t xml:space="preserve">manually constructed </w:t>
      </w:r>
      <w:r>
        <w:rPr>
          <w:rFonts w:cs="Times New Roman"/>
        </w:rPr>
        <w:t xml:space="preserve">data frame with the same </w:t>
      </w:r>
      <w:r w:rsidR="00182BEA">
        <w:rPr>
          <w:rFonts w:cs="Times New Roman"/>
        </w:rPr>
        <w:t>configuration</w:t>
      </w:r>
      <w:r w:rsidR="00E21982">
        <w:rPr>
          <w:rFonts w:cs="Times New Roman"/>
        </w:rPr>
        <w:t xml:space="preserve"> (species, family, and order names for each taxon)</w:t>
      </w:r>
      <w:r w:rsidR="00FF2184">
        <w:rPr>
          <w:rFonts w:cs="Times New Roman"/>
        </w:rPr>
        <w:t xml:space="preserve">. The function </w:t>
      </w:r>
      <w:r w:rsidR="00027EC5">
        <w:rPr>
          <w:rFonts w:cs="Times New Roman"/>
        </w:rPr>
        <w:t xml:space="preserve">also </w:t>
      </w:r>
      <w:r w:rsidR="00FF2184">
        <w:rPr>
          <w:rFonts w:cs="Times New Roman"/>
        </w:rPr>
        <w:t>contains</w:t>
      </w:r>
      <w:r w:rsidR="00DC0CD2">
        <w:rPr>
          <w:rFonts w:cs="Times New Roman"/>
        </w:rPr>
        <w:t xml:space="preserve"> three logical arguments: </w:t>
      </w:r>
      <w:proofErr w:type="spellStart"/>
      <w:proofErr w:type="gramStart"/>
      <w:r w:rsidR="00DC0CD2" w:rsidRPr="00DC0CD2">
        <w:rPr>
          <w:rFonts w:cs="Times New Roman"/>
        </w:rPr>
        <w:t>insert.base</w:t>
      </w:r>
      <w:proofErr w:type="gramEnd"/>
      <w:r w:rsidR="00DC0CD2" w:rsidRPr="00DC0CD2">
        <w:rPr>
          <w:rFonts w:cs="Times New Roman"/>
        </w:rPr>
        <w:t>.node</w:t>
      </w:r>
      <w:proofErr w:type="spellEnd"/>
      <w:r w:rsidR="00DC0CD2">
        <w:rPr>
          <w:rFonts w:cs="Times New Roman"/>
        </w:rPr>
        <w:t xml:space="preserve">, </w:t>
      </w:r>
      <w:proofErr w:type="spellStart"/>
      <w:r w:rsidR="00DC0CD2" w:rsidRPr="00DC0CD2">
        <w:rPr>
          <w:rFonts w:cs="Times New Roman"/>
        </w:rPr>
        <w:t>return.insertions</w:t>
      </w:r>
      <w:proofErr w:type="spellEnd"/>
      <w:r w:rsidR="00DC0CD2">
        <w:rPr>
          <w:rFonts w:cs="Times New Roman"/>
        </w:rPr>
        <w:t xml:space="preserve"> and </w:t>
      </w:r>
      <w:proofErr w:type="spellStart"/>
      <w:r w:rsidR="00DC0CD2" w:rsidRPr="00DC0CD2">
        <w:rPr>
          <w:rFonts w:cs="Times New Roman"/>
        </w:rPr>
        <w:t>progress.bar</w:t>
      </w:r>
      <w:proofErr w:type="spellEnd"/>
      <w:r w:rsidR="00DC0CD2">
        <w:rPr>
          <w:rFonts w:cs="Times New Roman"/>
        </w:rPr>
        <w:t xml:space="preserve">. </w:t>
      </w:r>
      <w:r w:rsidR="00F00C11">
        <w:rPr>
          <w:rFonts w:cs="Times New Roman"/>
        </w:rPr>
        <w:t>These three arguments</w:t>
      </w:r>
      <w:r w:rsidR="00DC0CD2">
        <w:rPr>
          <w:rFonts w:cs="Times New Roman"/>
        </w:rPr>
        <w:t xml:space="preserve"> are </w:t>
      </w:r>
      <w:r w:rsidR="00C86E95">
        <w:rPr>
          <w:rFonts w:cs="Times New Roman"/>
        </w:rPr>
        <w:t>set</w:t>
      </w:r>
      <w:r w:rsidR="00DC0CD2">
        <w:rPr>
          <w:rFonts w:cs="Times New Roman"/>
        </w:rPr>
        <w:t xml:space="preserve"> by default as FALSE, TRUE</w:t>
      </w:r>
      <w:r w:rsidR="00C86E95">
        <w:rPr>
          <w:rFonts w:cs="Times New Roman"/>
        </w:rPr>
        <w:t>,</w:t>
      </w:r>
      <w:r w:rsidR="00DC0CD2">
        <w:rPr>
          <w:rFonts w:cs="Times New Roman"/>
        </w:rPr>
        <w:t xml:space="preserve"> and TRUE, respectively</w:t>
      </w:r>
      <w:r w:rsidR="00527ECA">
        <w:rPr>
          <w:rFonts w:cs="Times New Roman"/>
        </w:rPr>
        <w:t xml:space="preserve">, and allow the user to choose if the species must be inserted at the base node of </w:t>
      </w:r>
      <w:r w:rsidR="00B60DAF">
        <w:rPr>
          <w:rFonts w:cs="Times New Roman"/>
        </w:rPr>
        <w:t>families/orders, if the insertions made by each species must be show</w:t>
      </w:r>
      <w:r w:rsidR="00173CF9">
        <w:rPr>
          <w:rFonts w:cs="Times New Roman"/>
        </w:rPr>
        <w:t>n</w:t>
      </w:r>
      <w:r w:rsidR="00B60DAF">
        <w:rPr>
          <w:rFonts w:cs="Times New Roman"/>
        </w:rPr>
        <w:t xml:space="preserve"> </w:t>
      </w:r>
      <w:r w:rsidR="00173CF9">
        <w:rPr>
          <w:rFonts w:cs="Times New Roman"/>
        </w:rPr>
        <w:t>in the</w:t>
      </w:r>
      <w:r w:rsidR="00B60DAF">
        <w:rPr>
          <w:rFonts w:cs="Times New Roman"/>
        </w:rPr>
        <w:t xml:space="preserve"> output and if a progress bar must be show</w:t>
      </w:r>
      <w:r w:rsidR="002638B8">
        <w:rPr>
          <w:rFonts w:cs="Times New Roman"/>
        </w:rPr>
        <w:t>n</w:t>
      </w:r>
      <w:r w:rsidR="00B60DAF">
        <w:rPr>
          <w:rFonts w:cs="Times New Roman"/>
        </w:rPr>
        <w:t xml:space="preserve"> in the console.</w:t>
      </w:r>
    </w:p>
    <w:p w14:paraId="0FC59510" w14:textId="7F64F993" w:rsidR="001B144F" w:rsidRDefault="003031EE" w:rsidP="001B144F">
      <w:pPr>
        <w:ind w:firstLine="708"/>
        <w:rPr>
          <w:rFonts w:cs="Times New Roman"/>
        </w:rPr>
      </w:pPr>
      <w:r>
        <w:rPr>
          <w:rFonts w:cs="Times New Roman"/>
        </w:rPr>
        <w:t>T</w:t>
      </w:r>
      <w:r w:rsidR="00C500A3">
        <w:rPr>
          <w:rFonts w:cs="Times New Roman"/>
        </w:rPr>
        <w:t>he function</w:t>
      </w:r>
      <w:r w:rsidR="00457E44">
        <w:rPr>
          <w:rFonts w:cs="Times New Roman"/>
        </w:rPr>
        <w:t xml:space="preserve"> works sequentially, first</w:t>
      </w:r>
      <w:r w:rsidR="00C500A3">
        <w:rPr>
          <w:rFonts w:cs="Times New Roman"/>
        </w:rPr>
        <w:t xml:space="preserve"> </w:t>
      </w:r>
      <w:r w:rsidR="002E609F">
        <w:rPr>
          <w:rFonts w:cs="Times New Roman"/>
        </w:rPr>
        <w:t>identif</w:t>
      </w:r>
      <w:r w:rsidR="00457E44">
        <w:rPr>
          <w:rFonts w:cs="Times New Roman"/>
        </w:rPr>
        <w:t>ying</w:t>
      </w:r>
      <w:r w:rsidR="002E609F">
        <w:rPr>
          <w:rFonts w:cs="Times New Roman"/>
        </w:rPr>
        <w:t xml:space="preserve"> </w:t>
      </w:r>
      <w:r w:rsidR="007711B9">
        <w:rPr>
          <w:rFonts w:cs="Times New Roman"/>
        </w:rPr>
        <w:t>which of the provided</w:t>
      </w:r>
      <w:r w:rsidR="00C500A3">
        <w:rPr>
          <w:rFonts w:cs="Times New Roman"/>
        </w:rPr>
        <w:t xml:space="preserve"> species are in the </w:t>
      </w:r>
      <w:r w:rsidR="003A5AD4">
        <w:rPr>
          <w:rFonts w:cs="Times New Roman"/>
        </w:rPr>
        <w:t xml:space="preserve">backbone phylogenetic </w:t>
      </w:r>
      <w:r w:rsidR="00C500A3">
        <w:rPr>
          <w:rFonts w:cs="Times New Roman"/>
        </w:rPr>
        <w:t>tree</w:t>
      </w:r>
      <w:ins w:id="22" w:author="Gabriel Nakamura" w:date="2021-10-04T11:48:00Z">
        <w:r w:rsidR="00415D98">
          <w:rPr>
            <w:rFonts w:cs="Times New Roman"/>
          </w:rPr>
          <w:t xml:space="preserve"> </w:t>
        </w:r>
      </w:ins>
      <w:ins w:id="23" w:author="Gabriel Nakamura" w:date="2021-10-04T11:50:00Z">
        <w:r w:rsidR="00431CC5">
          <w:rPr>
            <w:rFonts w:cs="Times New Roman"/>
          </w:rPr>
          <w:fldChar w:fldCharType="begin" w:fldLock="1"/>
        </w:r>
      </w:ins>
      <w:r w:rsidR="00431CC5">
        <w:rPr>
          <w:rFonts w:cs="Times New Roman"/>
        </w:rPr>
        <w:instrText>ADDIN CSL_CITATION {"citationItems":[{"id":"ITEM-1","itemData":{"DOI":"10.1038/s41586-018-0273-1","ISBN":"4158601802731","ISSN":"14764687","abstract":"Far more species of organisms are found in the tropics than in temperate and polar regions, but the evolutionary and ecological causes of this pattern remain controversial 1,2 . Tropical marine fish communities are much more diverse than cold-water fish communities found at higher latitudes 3,4, and several explanations for this latitudinal diversity gradient propose that warm reef environments serve as evolutionary 'hotspots' for species formation 5-8 . Here we test the relationship between latitude, species richness and speciation rate across marine fishes. We assembled a time-calibrated phylogeny of all ray-finned fishes (31,526 tips, of which 11,638 had genetic data) and used this framework to describe the spatial dynamics of speciation in the marine realm. We show that the fastest rates of speciation occur in species-poor regions outside the tropics, and that high-latitude fish lineages form new species at much faster rates than their tropical counterparts. High rates of speciation occur in geographical regions that are characterized by low surface temperatures and high endemism. Our results reject a broad class of mechanisms under which the tropics serve as an evolutionary cradle for marine fish diversity and raise new questions about why the coldest oceans on Earth are present-day hotspots of species formation.","author":[{"dropping-particle":"","family":"Rabosky","given":"Daniel L.","non-dropping-particle":"","parse-names":false,"suffix":""},{"dropping-particle":"","family":"Chang","given":"Jonathan","non-dropping-particle":"","parse-names":false,"suffix":""},{"dropping-particle":"","family":"Title","given":"Pascal O.","non-dropping-particle":"","parse-names":false,"suffix":""},{"dropping-particle":"","family":"Cowman","given":"Peter F.","non-dropping-particle":"","parse-names":false,"suffix":""},{"dropping-particle":"","family":"Sallan","given":"Lauren","non-dropping-particle":"","parse-names":false,"suffix":""},{"dropping-particle":"","family":"Friedman","given":"Matt","non-dropping-particle":"","parse-names":false,"suffix":""},{"dropping-particle":"","family":"Kaschner","given":"Kristin","non-dropping-particle":"","parse-names":false,"suffix":""},{"dropping-particle":"","family":"Garilao","given":"Cristina","non-dropping-particle":"","parse-names":false,"suffix":""},{"dropping-particle":"","family":"Near","given":"Thomas J.","non-dropping-particle":"","parse-names":false,"suffix":""},{"dropping-particle":"","family":"Coll","given":"Marta","non-dropping-particle":"","parse-names":false,"suffix":""},{"dropping-particle":"","family":"Alfaro","given":"Michael E.","non-dropping-particle":"","parse-names":false,"suffix":""}],"container-title":"Nature","id":"ITEM-1","issue":"7714","issued":{"date-parts":[["2018"]]},"page":"392-395","publisher":"Springer US","title":"An inverse latitudinal gradient in speciation rate for marine fishes","type":"article-journal","volume":"559"},"uris":["http://www.mendeley.com/documents/?uuid=d9968e7c-0d80-431a-98a4-681180e881a0"]}],"mendeley":{"formattedCitation":"(Rabosky et al., 2018)","plainTextFormattedCitation":"(Rabosky et al., 2018)"},"properties":{"noteIndex":0},"schema":"https://github.com/citation-style-language/schema/raw/master/csl-citation.json"}</w:instrText>
      </w:r>
      <w:r w:rsidR="00431CC5">
        <w:rPr>
          <w:rFonts w:cs="Times New Roman"/>
        </w:rPr>
        <w:fldChar w:fldCharType="separate"/>
      </w:r>
      <w:r w:rsidR="00431CC5" w:rsidRPr="00431CC5">
        <w:rPr>
          <w:rFonts w:cs="Times New Roman"/>
          <w:noProof/>
        </w:rPr>
        <w:t>(Rabosky et al., 2018)</w:t>
      </w:r>
      <w:ins w:id="24" w:author="Gabriel Nakamura" w:date="2021-10-04T11:50:00Z">
        <w:r w:rsidR="00431CC5">
          <w:rPr>
            <w:rFonts w:cs="Times New Roman"/>
          </w:rPr>
          <w:fldChar w:fldCharType="end"/>
        </w:r>
      </w:ins>
      <w:r w:rsidR="00C500A3">
        <w:rPr>
          <w:rFonts w:cs="Times New Roman"/>
        </w:rPr>
        <w:t xml:space="preserve">. If all </w:t>
      </w:r>
      <w:r w:rsidR="000B3FB2">
        <w:rPr>
          <w:rFonts w:cs="Times New Roman"/>
        </w:rPr>
        <w:t xml:space="preserve">of </w:t>
      </w:r>
      <w:r w:rsidR="00857288">
        <w:rPr>
          <w:rFonts w:cs="Times New Roman"/>
        </w:rPr>
        <w:t>the</w:t>
      </w:r>
      <w:r w:rsidR="000B3FB2">
        <w:rPr>
          <w:rFonts w:cs="Times New Roman"/>
        </w:rPr>
        <w:t>m</w:t>
      </w:r>
      <w:r w:rsidR="00C500A3">
        <w:rPr>
          <w:rFonts w:cs="Times New Roman"/>
        </w:rPr>
        <w:t xml:space="preserve"> are </w:t>
      </w:r>
      <w:r w:rsidR="003A5AD4">
        <w:rPr>
          <w:rFonts w:cs="Times New Roman"/>
        </w:rPr>
        <w:t xml:space="preserve">already </w:t>
      </w:r>
      <w:r w:rsidR="00C500A3">
        <w:rPr>
          <w:rFonts w:cs="Times New Roman"/>
        </w:rPr>
        <w:t>present</w:t>
      </w:r>
      <w:r w:rsidR="003A5AD4">
        <w:rPr>
          <w:rFonts w:cs="Times New Roman"/>
        </w:rPr>
        <w:t xml:space="preserve"> in the backbone tree</w:t>
      </w:r>
      <w:r w:rsidR="00C500A3">
        <w:rPr>
          <w:rFonts w:cs="Times New Roman"/>
        </w:rPr>
        <w:t>, the function return</w:t>
      </w:r>
      <w:r w:rsidR="00646148">
        <w:rPr>
          <w:rFonts w:cs="Times New Roman"/>
        </w:rPr>
        <w:t>s</w:t>
      </w:r>
      <w:r w:rsidR="00C500A3">
        <w:rPr>
          <w:rFonts w:cs="Times New Roman"/>
        </w:rPr>
        <w:t xml:space="preserve"> </w:t>
      </w:r>
      <w:r w:rsidR="005F383D">
        <w:rPr>
          <w:rFonts w:cs="Times New Roman"/>
        </w:rPr>
        <w:t>a</w:t>
      </w:r>
      <w:r w:rsidR="00C500A3">
        <w:rPr>
          <w:rFonts w:cs="Times New Roman"/>
        </w:rPr>
        <w:t xml:space="preserve"> pruned </w:t>
      </w:r>
      <w:r w:rsidR="00672838">
        <w:rPr>
          <w:rFonts w:cs="Times New Roman"/>
        </w:rPr>
        <w:t>one</w:t>
      </w:r>
      <w:r w:rsidR="00C500A3">
        <w:rPr>
          <w:rFonts w:cs="Times New Roman"/>
        </w:rPr>
        <w:t>. If</w:t>
      </w:r>
      <w:r w:rsidR="00133209" w:rsidRPr="00133209">
        <w:rPr>
          <w:rFonts w:cs="Times New Roman"/>
        </w:rPr>
        <w:t xml:space="preserve"> any of the </w:t>
      </w:r>
      <w:r w:rsidR="004A7F39">
        <w:rPr>
          <w:rFonts w:cs="Times New Roman"/>
        </w:rPr>
        <w:t xml:space="preserve">provided </w:t>
      </w:r>
      <w:r w:rsidR="00133209" w:rsidRPr="00133209">
        <w:rPr>
          <w:rFonts w:cs="Times New Roman"/>
        </w:rPr>
        <w:t xml:space="preserve">species is not </w:t>
      </w:r>
      <w:r w:rsidR="004A7F39">
        <w:rPr>
          <w:rFonts w:cs="Times New Roman"/>
        </w:rPr>
        <w:t>in the backbone tree</w:t>
      </w:r>
      <w:r w:rsidR="00133209">
        <w:rPr>
          <w:rFonts w:cs="Times New Roman"/>
        </w:rPr>
        <w:t>, the</w:t>
      </w:r>
      <w:r w:rsidR="00133209" w:rsidRPr="00133209" w:rsidDel="00E55CE8">
        <w:rPr>
          <w:rFonts w:cs="Times New Roman"/>
        </w:rPr>
        <w:t xml:space="preserve"> </w:t>
      </w:r>
      <w:r w:rsidR="00EC0DE3">
        <w:rPr>
          <w:rFonts w:cs="Times New Roman"/>
        </w:rPr>
        <w:t>function performs</w:t>
      </w:r>
      <w:r w:rsidR="00EC422E">
        <w:rPr>
          <w:rFonts w:cs="Times New Roman"/>
        </w:rPr>
        <w:t xml:space="preserve"> a four-level insertion routine</w:t>
      </w:r>
      <w:r w:rsidR="00C500A3">
        <w:rPr>
          <w:rFonts w:cs="Times New Roman"/>
        </w:rPr>
        <w:t xml:space="preserve">. </w:t>
      </w:r>
      <w:r>
        <w:rPr>
          <w:rFonts w:cs="Times New Roman"/>
        </w:rPr>
        <w:t>First,</w:t>
      </w:r>
      <w:r w:rsidR="00133209">
        <w:rPr>
          <w:rFonts w:cs="Times New Roman"/>
        </w:rPr>
        <w:t xml:space="preserve"> </w:t>
      </w:r>
      <w:r w:rsidR="009C6CCF">
        <w:rPr>
          <w:rFonts w:cs="Times New Roman"/>
        </w:rPr>
        <w:t xml:space="preserve">species </w:t>
      </w:r>
      <w:r w:rsidR="00D9695A">
        <w:rPr>
          <w:rFonts w:cs="Times New Roman"/>
        </w:rPr>
        <w:t xml:space="preserve">from genera </w:t>
      </w:r>
      <w:r w:rsidR="004E34E3">
        <w:rPr>
          <w:rFonts w:cs="Times New Roman"/>
        </w:rPr>
        <w:t xml:space="preserve">already </w:t>
      </w:r>
      <w:r w:rsidR="00D9695A">
        <w:rPr>
          <w:rFonts w:cs="Times New Roman"/>
        </w:rPr>
        <w:t xml:space="preserve">included in the backbone tree are inserted </w:t>
      </w:r>
      <w:r w:rsidR="00F00C11">
        <w:rPr>
          <w:rFonts w:cs="Times New Roman"/>
        </w:rPr>
        <w:t>as</w:t>
      </w:r>
      <w:r w:rsidR="00590DC9" w:rsidRPr="00590DC9">
        <w:rPr>
          <w:rFonts w:cs="Times New Roman"/>
        </w:rPr>
        <w:t xml:space="preserve"> </w:t>
      </w:r>
      <w:r w:rsidR="00590DC9">
        <w:rPr>
          <w:rFonts w:cs="Times New Roman"/>
        </w:rPr>
        <w:t>polytom</w:t>
      </w:r>
      <w:r w:rsidR="004E34E3">
        <w:rPr>
          <w:rFonts w:cs="Times New Roman"/>
        </w:rPr>
        <w:t>ies</w:t>
      </w:r>
      <w:r w:rsidR="00590DC9">
        <w:rPr>
          <w:rFonts w:cs="Times New Roman"/>
        </w:rPr>
        <w:t xml:space="preserve"> at the most recent ancestral node that links all congeneric species </w:t>
      </w:r>
      <w:r w:rsidR="00295CA0">
        <w:rPr>
          <w:rFonts w:cs="Times New Roman"/>
        </w:rPr>
        <w:t>(</w:t>
      </w:r>
      <w:r w:rsidR="00590DC9">
        <w:rPr>
          <w:rFonts w:cs="Times New Roman"/>
        </w:rPr>
        <w:t>or</w:t>
      </w:r>
      <w:r w:rsidR="000E690F">
        <w:rPr>
          <w:rFonts w:cs="Times New Roman"/>
        </w:rPr>
        <w:t xml:space="preserve"> </w:t>
      </w:r>
      <w:r w:rsidR="00E5243E">
        <w:rPr>
          <w:rFonts w:cs="Times New Roman"/>
        </w:rPr>
        <w:t xml:space="preserve">as the sister species of the </w:t>
      </w:r>
      <w:r w:rsidR="00983DE2">
        <w:rPr>
          <w:rFonts w:cs="Times New Roman"/>
        </w:rPr>
        <w:t xml:space="preserve">only </w:t>
      </w:r>
      <w:r w:rsidR="00E5243E">
        <w:rPr>
          <w:rFonts w:cs="Times New Roman"/>
        </w:rPr>
        <w:t>species representing a genus</w:t>
      </w:r>
      <w:r w:rsidR="00F57090">
        <w:rPr>
          <w:rFonts w:cs="Times New Roman"/>
        </w:rPr>
        <w:t xml:space="preserve"> in the backbone tree</w:t>
      </w:r>
      <w:r w:rsidR="002A4E82">
        <w:rPr>
          <w:rFonts w:cs="Times New Roman"/>
        </w:rPr>
        <w:t xml:space="preserve">, as shown in </w:t>
      </w:r>
      <w:proofErr w:type="spellStart"/>
      <w:r w:rsidR="002A4E82" w:rsidRPr="007B78AA">
        <w:rPr>
          <w:rFonts w:cs="Times New Roman"/>
          <w:i/>
          <w:iCs/>
        </w:rPr>
        <w:t>i</w:t>
      </w:r>
      <w:proofErr w:type="spellEnd"/>
      <w:r w:rsidR="002A4E82">
        <w:rPr>
          <w:rFonts w:cs="Times New Roman"/>
        </w:rPr>
        <w:t xml:space="preserve"> in Figure 1</w:t>
      </w:r>
      <w:r w:rsidR="00E5243E">
        <w:rPr>
          <w:rFonts w:cs="Times New Roman"/>
        </w:rPr>
        <w:t>)</w:t>
      </w:r>
      <w:r w:rsidR="00AD428C">
        <w:rPr>
          <w:rFonts w:cs="Times New Roman"/>
        </w:rPr>
        <w:t>.</w:t>
      </w:r>
      <w:r w:rsidR="00F00C11">
        <w:rPr>
          <w:rFonts w:cs="Times New Roman"/>
        </w:rPr>
        <w:t xml:space="preserve"> </w:t>
      </w:r>
      <w:r w:rsidR="00234CC9">
        <w:rPr>
          <w:rFonts w:cs="Times New Roman"/>
        </w:rPr>
        <w:t>Second,</w:t>
      </w:r>
      <w:r w:rsidR="00AD428C">
        <w:rPr>
          <w:rFonts w:cs="Times New Roman"/>
        </w:rPr>
        <w:t xml:space="preserve"> </w:t>
      </w:r>
      <w:r w:rsidR="00406711">
        <w:rPr>
          <w:rFonts w:cs="Times New Roman"/>
        </w:rPr>
        <w:t xml:space="preserve">species </w:t>
      </w:r>
      <w:r w:rsidR="007E6172">
        <w:rPr>
          <w:rFonts w:cs="Times New Roman"/>
        </w:rPr>
        <w:t xml:space="preserve">not inserted in the previous step </w:t>
      </w:r>
      <w:r w:rsidR="00E8421C">
        <w:rPr>
          <w:rFonts w:cs="Times New Roman"/>
        </w:rPr>
        <w:t>are then inserted at</w:t>
      </w:r>
      <w:r w:rsidR="009E3E36">
        <w:rPr>
          <w:rFonts w:cs="Times New Roman"/>
        </w:rPr>
        <w:t xml:space="preserve"> </w:t>
      </w:r>
      <w:r w:rsidR="00E8421C">
        <w:rPr>
          <w:rFonts w:cs="Times New Roman"/>
        </w:rPr>
        <w:t>the f</w:t>
      </w:r>
      <w:r w:rsidR="009E3E36">
        <w:rPr>
          <w:rFonts w:cs="Times New Roman"/>
        </w:rPr>
        <w:t>amily</w:t>
      </w:r>
      <w:r w:rsidR="00402BAF">
        <w:rPr>
          <w:rFonts w:cs="Times New Roman"/>
        </w:rPr>
        <w:t xml:space="preserve"> </w:t>
      </w:r>
      <w:r w:rsidR="009E3E36">
        <w:rPr>
          <w:rFonts w:cs="Times New Roman"/>
        </w:rPr>
        <w:t>level</w:t>
      </w:r>
      <w:r w:rsidR="00A93805">
        <w:rPr>
          <w:rFonts w:cs="Times New Roman"/>
        </w:rPr>
        <w:t xml:space="preserve"> by an interactive procedure</w:t>
      </w:r>
      <w:r w:rsidR="008D7840">
        <w:rPr>
          <w:rFonts w:cs="Times New Roman"/>
        </w:rPr>
        <w:t xml:space="preserve"> </w:t>
      </w:r>
      <w:r w:rsidR="00CC4337">
        <w:rPr>
          <w:rFonts w:cs="Times New Roman"/>
        </w:rPr>
        <w:t>using</w:t>
      </w:r>
      <w:r w:rsidR="008D7840">
        <w:rPr>
          <w:rFonts w:cs="Times New Roman"/>
        </w:rPr>
        <w:t xml:space="preserve"> a </w:t>
      </w:r>
      <w:r w:rsidR="00CC4337">
        <w:rPr>
          <w:rFonts w:cs="Times New Roman"/>
        </w:rPr>
        <w:t xml:space="preserve">returned </w:t>
      </w:r>
      <w:r w:rsidR="008D7840">
        <w:rPr>
          <w:rFonts w:cs="Times New Roman"/>
        </w:rPr>
        <w:t>list of all the genera within the same family of the target species</w:t>
      </w:r>
      <w:r w:rsidR="009E3E36">
        <w:rPr>
          <w:rFonts w:cs="Times New Roman"/>
        </w:rPr>
        <w:t>.</w:t>
      </w:r>
      <w:r w:rsidR="00C16C1B">
        <w:rPr>
          <w:rFonts w:cs="Times New Roman"/>
        </w:rPr>
        <w:t xml:space="preserve"> </w:t>
      </w:r>
      <w:r w:rsidR="00DA0010">
        <w:rPr>
          <w:rFonts w:cs="Times New Roman"/>
        </w:rPr>
        <w:t>T</w:t>
      </w:r>
      <w:r w:rsidR="00521ACF">
        <w:rPr>
          <w:rFonts w:cs="Times New Roman"/>
        </w:rPr>
        <w:t xml:space="preserve">he user </w:t>
      </w:r>
      <w:r w:rsidR="001942B6">
        <w:rPr>
          <w:rFonts w:cs="Times New Roman"/>
        </w:rPr>
        <w:t xml:space="preserve">has the option to insert the </w:t>
      </w:r>
      <w:r w:rsidR="00793FB8">
        <w:rPr>
          <w:rFonts w:cs="Times New Roman"/>
        </w:rPr>
        <w:t xml:space="preserve">target </w:t>
      </w:r>
      <w:r w:rsidR="001942B6">
        <w:rPr>
          <w:rFonts w:cs="Times New Roman"/>
        </w:rPr>
        <w:t>species</w:t>
      </w:r>
      <w:r w:rsidR="00521ACF">
        <w:rPr>
          <w:rFonts w:cs="Times New Roman"/>
        </w:rPr>
        <w:t xml:space="preserve"> </w:t>
      </w:r>
      <w:r w:rsidR="00FD09DD">
        <w:rPr>
          <w:rFonts w:cs="Times New Roman"/>
        </w:rPr>
        <w:t xml:space="preserve">as a sister taxon </w:t>
      </w:r>
      <w:r w:rsidR="00521ACF">
        <w:rPr>
          <w:rFonts w:cs="Times New Roman"/>
        </w:rPr>
        <w:t>to a genus</w:t>
      </w:r>
      <w:r w:rsidR="00A5661E">
        <w:rPr>
          <w:rFonts w:cs="Times New Roman"/>
        </w:rPr>
        <w:t xml:space="preserve"> (</w:t>
      </w:r>
      <w:r w:rsidR="002A4E82" w:rsidRPr="007B78AA">
        <w:rPr>
          <w:rFonts w:cs="Times New Roman"/>
          <w:i/>
          <w:iCs/>
        </w:rPr>
        <w:t>ii</w:t>
      </w:r>
      <w:r w:rsidR="002A4E82">
        <w:rPr>
          <w:rFonts w:cs="Times New Roman"/>
        </w:rPr>
        <w:t xml:space="preserve"> in Figure 1, </w:t>
      </w:r>
      <w:r w:rsidR="00FD09DD">
        <w:rPr>
          <w:rFonts w:cs="Times New Roman"/>
        </w:rPr>
        <w:t xml:space="preserve">option </w:t>
      </w:r>
      <w:r w:rsidR="00A5661E">
        <w:rPr>
          <w:rFonts w:cs="Times New Roman"/>
        </w:rPr>
        <w:t>1</w:t>
      </w:r>
      <w:r w:rsidR="00406518">
        <w:rPr>
          <w:rFonts w:cs="Times New Roman"/>
        </w:rPr>
        <w:t xml:space="preserve">, near to </w:t>
      </w:r>
      <w:proofErr w:type="spellStart"/>
      <w:r w:rsidR="00B01664">
        <w:rPr>
          <w:rFonts w:cs="Times New Roman"/>
          <w:i/>
          <w:iCs/>
        </w:rPr>
        <w:t>Loricaria</w:t>
      </w:r>
      <w:proofErr w:type="spellEnd"/>
      <w:r w:rsidR="00B01664">
        <w:rPr>
          <w:rFonts w:cs="Times New Roman"/>
        </w:rPr>
        <w:t xml:space="preserve"> </w:t>
      </w:r>
      <w:r w:rsidR="00406518">
        <w:rPr>
          <w:rFonts w:cs="Times New Roman"/>
        </w:rPr>
        <w:t>genus</w:t>
      </w:r>
      <w:r w:rsidR="00A5661E">
        <w:rPr>
          <w:rFonts w:cs="Times New Roman"/>
        </w:rPr>
        <w:t>)</w:t>
      </w:r>
      <w:r w:rsidR="00521ACF">
        <w:rPr>
          <w:rFonts w:cs="Times New Roman"/>
        </w:rPr>
        <w:t>, between two gen</w:t>
      </w:r>
      <w:r w:rsidR="0013209E">
        <w:rPr>
          <w:rFonts w:cs="Times New Roman"/>
        </w:rPr>
        <w:t>era</w:t>
      </w:r>
      <w:r w:rsidR="00A5661E">
        <w:rPr>
          <w:rFonts w:cs="Times New Roman"/>
        </w:rPr>
        <w:t xml:space="preserve"> (</w:t>
      </w:r>
      <w:r w:rsidR="00406518" w:rsidRPr="007B78AA">
        <w:rPr>
          <w:rFonts w:cs="Times New Roman"/>
          <w:i/>
          <w:iCs/>
        </w:rPr>
        <w:t>ii</w:t>
      </w:r>
      <w:r w:rsidR="00406518">
        <w:rPr>
          <w:rFonts w:cs="Times New Roman"/>
        </w:rPr>
        <w:t xml:space="preserve"> in Figure 1, </w:t>
      </w:r>
      <w:r w:rsidR="00FD09DD">
        <w:rPr>
          <w:rFonts w:cs="Times New Roman"/>
        </w:rPr>
        <w:t xml:space="preserve">option </w:t>
      </w:r>
      <w:r w:rsidR="00A5661E">
        <w:rPr>
          <w:rFonts w:cs="Times New Roman"/>
        </w:rPr>
        <w:t>2</w:t>
      </w:r>
      <w:r w:rsidR="00406518">
        <w:rPr>
          <w:rFonts w:cs="Times New Roman"/>
        </w:rPr>
        <w:t xml:space="preserve">, between genus </w:t>
      </w:r>
      <w:proofErr w:type="spellStart"/>
      <w:r w:rsidR="004D67B9" w:rsidRPr="00213CCC">
        <w:rPr>
          <w:rFonts w:cs="Times New Roman"/>
          <w:i/>
          <w:iCs/>
        </w:rPr>
        <w:t>Loricaria</w:t>
      </w:r>
      <w:proofErr w:type="spellEnd"/>
      <w:r w:rsidR="004D67B9" w:rsidRPr="00213CCC">
        <w:rPr>
          <w:rFonts w:cs="Times New Roman"/>
          <w:i/>
          <w:iCs/>
        </w:rPr>
        <w:t xml:space="preserve"> </w:t>
      </w:r>
      <w:r w:rsidR="004D67B9">
        <w:rPr>
          <w:rFonts w:cs="Times New Roman"/>
        </w:rPr>
        <w:t xml:space="preserve">and </w:t>
      </w:r>
      <w:proofErr w:type="spellStart"/>
      <w:r w:rsidR="004D67B9" w:rsidRPr="00213CCC">
        <w:rPr>
          <w:rFonts w:cs="Times New Roman"/>
          <w:i/>
          <w:iCs/>
        </w:rPr>
        <w:t>Hypostomus</w:t>
      </w:r>
      <w:proofErr w:type="spellEnd"/>
      <w:r w:rsidR="00A5661E">
        <w:rPr>
          <w:rFonts w:cs="Times New Roman"/>
        </w:rPr>
        <w:t>),</w:t>
      </w:r>
      <w:r w:rsidR="00521ACF">
        <w:rPr>
          <w:rFonts w:cs="Times New Roman"/>
        </w:rPr>
        <w:t xml:space="preserve"> or at the node of the family</w:t>
      </w:r>
      <w:r w:rsidR="00A5661E">
        <w:rPr>
          <w:rFonts w:cs="Times New Roman"/>
        </w:rPr>
        <w:t xml:space="preserve"> (</w:t>
      </w:r>
      <w:r w:rsidR="004D67B9" w:rsidRPr="007B78AA">
        <w:rPr>
          <w:rFonts w:cs="Times New Roman"/>
          <w:i/>
          <w:iCs/>
        </w:rPr>
        <w:t>ii</w:t>
      </w:r>
      <w:r w:rsidR="004D67B9">
        <w:rPr>
          <w:rFonts w:cs="Times New Roman"/>
        </w:rPr>
        <w:t xml:space="preserve"> in Figure 1, </w:t>
      </w:r>
      <w:r w:rsidR="00FD09DD">
        <w:rPr>
          <w:rFonts w:cs="Times New Roman"/>
        </w:rPr>
        <w:t xml:space="preserve">option </w:t>
      </w:r>
      <w:r w:rsidR="00A5661E">
        <w:rPr>
          <w:rFonts w:cs="Times New Roman"/>
        </w:rPr>
        <w:t>3)</w:t>
      </w:r>
      <w:r w:rsidR="00DA0010">
        <w:rPr>
          <w:rFonts w:cs="Times New Roman"/>
        </w:rPr>
        <w:t>.</w:t>
      </w:r>
      <w:r w:rsidR="00521ACF">
        <w:rPr>
          <w:rFonts w:cs="Times New Roman"/>
        </w:rPr>
        <w:t xml:space="preserve"> </w:t>
      </w:r>
      <w:r w:rsidR="006552FA" w:rsidRPr="006552FA">
        <w:rPr>
          <w:rFonts w:cs="Times New Roman"/>
        </w:rPr>
        <w:t>If</w:t>
      </w:r>
      <w:r w:rsidR="009469C7">
        <w:rPr>
          <w:rFonts w:cs="Times New Roman"/>
        </w:rPr>
        <w:t xml:space="preserve"> the user enters</w:t>
      </w:r>
      <w:r w:rsidR="006552FA" w:rsidRPr="006552FA">
        <w:rPr>
          <w:rFonts w:cs="Times New Roman"/>
        </w:rPr>
        <w:t xml:space="preserve"> </w:t>
      </w:r>
      <w:r w:rsidR="00096144">
        <w:rPr>
          <w:rFonts w:cs="Times New Roman"/>
        </w:rPr>
        <w:t xml:space="preserve">a single </w:t>
      </w:r>
      <w:r w:rsidR="00C02E5F">
        <w:rPr>
          <w:rFonts w:cs="Times New Roman"/>
        </w:rPr>
        <w:t>genus</w:t>
      </w:r>
      <w:r w:rsidR="00096144">
        <w:rPr>
          <w:rFonts w:cs="Times New Roman"/>
        </w:rPr>
        <w:t xml:space="preserve"> </w:t>
      </w:r>
      <w:r w:rsidR="00C02E5F">
        <w:rPr>
          <w:rFonts w:cs="Times New Roman"/>
        </w:rPr>
        <w:t>from the list</w:t>
      </w:r>
      <w:r w:rsidR="006552FA" w:rsidRPr="006552FA">
        <w:rPr>
          <w:rFonts w:cs="Times New Roman"/>
        </w:rPr>
        <w:t xml:space="preserve">, </w:t>
      </w:r>
      <w:r w:rsidR="009469C7">
        <w:rPr>
          <w:rFonts w:cs="Times New Roman"/>
        </w:rPr>
        <w:t xml:space="preserve">the function splits </w:t>
      </w:r>
      <w:r w:rsidR="00B7314B">
        <w:rPr>
          <w:rFonts w:cs="Times New Roman"/>
        </w:rPr>
        <w:t>its</w:t>
      </w:r>
      <w:r w:rsidR="006552FA">
        <w:rPr>
          <w:rFonts w:cs="Times New Roman"/>
        </w:rPr>
        <w:t xml:space="preserve"> branch and </w:t>
      </w:r>
      <w:r w:rsidR="009469C7">
        <w:rPr>
          <w:rFonts w:cs="Times New Roman"/>
        </w:rPr>
        <w:t xml:space="preserve">inserts </w:t>
      </w:r>
      <w:r w:rsidR="006552FA">
        <w:rPr>
          <w:rFonts w:cs="Times New Roman"/>
        </w:rPr>
        <w:t xml:space="preserve">the </w:t>
      </w:r>
      <w:r w:rsidR="00D81C50">
        <w:rPr>
          <w:rFonts w:cs="Times New Roman"/>
        </w:rPr>
        <w:t xml:space="preserve">target </w:t>
      </w:r>
      <w:r w:rsidR="006552FA">
        <w:rPr>
          <w:rFonts w:cs="Times New Roman"/>
        </w:rPr>
        <w:t xml:space="preserve">species as </w:t>
      </w:r>
      <w:r w:rsidR="009469C7">
        <w:rPr>
          <w:rFonts w:cs="Times New Roman"/>
        </w:rPr>
        <w:t xml:space="preserve">a </w:t>
      </w:r>
      <w:r w:rsidR="006552FA">
        <w:rPr>
          <w:rFonts w:cs="Times New Roman"/>
        </w:rPr>
        <w:t>sister</w:t>
      </w:r>
      <w:r w:rsidR="00D81C50">
        <w:rPr>
          <w:rFonts w:cs="Times New Roman"/>
        </w:rPr>
        <w:t xml:space="preserve"> taxon</w:t>
      </w:r>
      <w:r w:rsidR="009469C7">
        <w:rPr>
          <w:rFonts w:cs="Times New Roman"/>
        </w:rPr>
        <w:t xml:space="preserve"> (option 1)</w:t>
      </w:r>
      <w:r w:rsidR="006552FA" w:rsidRPr="006552FA">
        <w:rPr>
          <w:rFonts w:cs="Times New Roman"/>
        </w:rPr>
        <w:t>.</w:t>
      </w:r>
      <w:r w:rsidR="006552FA">
        <w:rPr>
          <w:rFonts w:cs="Times New Roman"/>
        </w:rPr>
        <w:t xml:space="preserve"> If </w:t>
      </w:r>
      <w:r w:rsidR="00C216D6">
        <w:rPr>
          <w:rFonts w:cs="Times New Roman"/>
        </w:rPr>
        <w:t xml:space="preserve">the user enters two </w:t>
      </w:r>
      <w:r w:rsidR="00456FCE">
        <w:rPr>
          <w:rFonts w:cs="Times New Roman"/>
        </w:rPr>
        <w:t>genera</w:t>
      </w:r>
      <w:r w:rsidR="00C216D6">
        <w:rPr>
          <w:rFonts w:cs="Times New Roman"/>
        </w:rPr>
        <w:t xml:space="preserve"> separated by a blank space, t</w:t>
      </w:r>
      <w:r w:rsidR="00512BA3">
        <w:rPr>
          <w:rFonts w:cs="Times New Roman"/>
        </w:rPr>
        <w:t xml:space="preserve">he </w:t>
      </w:r>
      <w:r w:rsidR="00C216D6">
        <w:rPr>
          <w:rFonts w:cs="Times New Roman"/>
        </w:rPr>
        <w:t xml:space="preserve">function inserts the target </w:t>
      </w:r>
      <w:r w:rsidR="00512BA3">
        <w:rPr>
          <w:rFonts w:cs="Times New Roman"/>
        </w:rPr>
        <w:t xml:space="preserve">species as a polytomy at the </w:t>
      </w:r>
      <w:r w:rsidR="00C216D6">
        <w:rPr>
          <w:rFonts w:cs="Times New Roman"/>
        </w:rPr>
        <w:t xml:space="preserve">most recent </w:t>
      </w:r>
      <w:r w:rsidR="00512BA3">
        <w:rPr>
          <w:rFonts w:cs="Times New Roman"/>
        </w:rPr>
        <w:t xml:space="preserve">node that </w:t>
      </w:r>
      <w:r w:rsidR="00C216D6">
        <w:rPr>
          <w:rFonts w:cs="Times New Roman"/>
        </w:rPr>
        <w:t>links</w:t>
      </w:r>
      <w:r w:rsidR="00512BA3">
        <w:rPr>
          <w:rFonts w:cs="Times New Roman"/>
        </w:rPr>
        <w:t xml:space="preserve"> the </w:t>
      </w:r>
      <w:r w:rsidR="00456FCE">
        <w:rPr>
          <w:rFonts w:cs="Times New Roman"/>
        </w:rPr>
        <w:t>selected</w:t>
      </w:r>
      <w:r w:rsidR="00512BA3" w:rsidRPr="00512BA3">
        <w:rPr>
          <w:rFonts w:cs="Times New Roman"/>
        </w:rPr>
        <w:t xml:space="preserve"> </w:t>
      </w:r>
      <w:r w:rsidR="00512BA3">
        <w:rPr>
          <w:rFonts w:cs="Times New Roman"/>
        </w:rPr>
        <w:t>genera</w:t>
      </w:r>
      <w:r w:rsidR="00456FCE">
        <w:rPr>
          <w:rFonts w:cs="Times New Roman"/>
        </w:rPr>
        <w:t xml:space="preserve"> (option 2)</w:t>
      </w:r>
      <w:r w:rsidR="00512BA3">
        <w:rPr>
          <w:rFonts w:cs="Times New Roman"/>
        </w:rPr>
        <w:t xml:space="preserve">. If </w:t>
      </w:r>
      <w:r w:rsidR="00D700D0">
        <w:rPr>
          <w:rFonts w:cs="Times New Roman"/>
        </w:rPr>
        <w:t xml:space="preserve">the user enters the family name, the function </w:t>
      </w:r>
      <w:r w:rsidR="00512BA3">
        <w:rPr>
          <w:rFonts w:cs="Times New Roman"/>
        </w:rPr>
        <w:t>insert</w:t>
      </w:r>
      <w:r w:rsidR="00D700D0">
        <w:rPr>
          <w:rFonts w:cs="Times New Roman"/>
        </w:rPr>
        <w:t>s</w:t>
      </w:r>
      <w:r w:rsidR="00512BA3">
        <w:rPr>
          <w:rFonts w:cs="Times New Roman"/>
        </w:rPr>
        <w:t xml:space="preserve"> </w:t>
      </w:r>
      <w:r w:rsidR="00D700D0">
        <w:rPr>
          <w:rFonts w:cs="Times New Roman"/>
        </w:rPr>
        <w:t xml:space="preserve">the target species </w:t>
      </w:r>
      <w:r w:rsidR="00512BA3">
        <w:rPr>
          <w:rFonts w:cs="Times New Roman"/>
        </w:rPr>
        <w:t xml:space="preserve">at </w:t>
      </w:r>
      <w:r w:rsidR="008C7DDA">
        <w:rPr>
          <w:rFonts w:cs="Times New Roman"/>
        </w:rPr>
        <w:t xml:space="preserve">the </w:t>
      </w:r>
      <w:r w:rsidR="00512BA3">
        <w:rPr>
          <w:rFonts w:cs="Times New Roman"/>
        </w:rPr>
        <w:t>family node as a polytomy</w:t>
      </w:r>
      <w:r w:rsidR="00ED20B1">
        <w:rPr>
          <w:rFonts w:cs="Times New Roman"/>
        </w:rPr>
        <w:t xml:space="preserve"> (option 3)</w:t>
      </w:r>
      <w:r w:rsidR="00512BA3">
        <w:rPr>
          <w:rFonts w:cs="Times New Roman"/>
        </w:rPr>
        <w:t xml:space="preserve">. </w:t>
      </w:r>
      <w:r w:rsidR="00234CC9">
        <w:rPr>
          <w:rFonts w:cs="Times New Roman"/>
        </w:rPr>
        <w:t>Third,</w:t>
      </w:r>
      <w:r w:rsidR="00512BA3">
        <w:rPr>
          <w:rFonts w:cs="Times New Roman"/>
        </w:rPr>
        <w:t xml:space="preserve"> </w:t>
      </w:r>
      <w:r w:rsidR="00BD3549">
        <w:rPr>
          <w:rFonts w:cs="Times New Roman"/>
        </w:rPr>
        <w:t xml:space="preserve">if any remaining </w:t>
      </w:r>
      <w:r w:rsidR="00F75D8B">
        <w:rPr>
          <w:rFonts w:cs="Times New Roman"/>
        </w:rPr>
        <w:t>species can now</w:t>
      </w:r>
      <w:r w:rsidR="00512BA3">
        <w:rPr>
          <w:rFonts w:cs="Times New Roman"/>
        </w:rPr>
        <w:t xml:space="preserve"> be inserted </w:t>
      </w:r>
      <w:r w:rsidR="002F296F">
        <w:rPr>
          <w:rFonts w:cs="Times New Roman"/>
        </w:rPr>
        <w:lastRenderedPageBreak/>
        <w:t>at the genus level</w:t>
      </w:r>
      <w:r w:rsidR="00F75D8B">
        <w:rPr>
          <w:rFonts w:cs="Times New Roman"/>
        </w:rPr>
        <w:t>, the function</w:t>
      </w:r>
      <w:r w:rsidR="00512BA3">
        <w:rPr>
          <w:rFonts w:cs="Times New Roman"/>
        </w:rPr>
        <w:t xml:space="preserve"> </w:t>
      </w:r>
      <w:r w:rsidR="00F75D8B">
        <w:rPr>
          <w:rFonts w:cs="Times New Roman"/>
        </w:rPr>
        <w:t>repeats the first</w:t>
      </w:r>
      <w:r w:rsidR="00512BA3">
        <w:rPr>
          <w:rFonts w:cs="Times New Roman"/>
        </w:rPr>
        <w:t xml:space="preserve"> </w:t>
      </w:r>
      <w:r w:rsidR="00A05F9C">
        <w:rPr>
          <w:rFonts w:cs="Times New Roman"/>
        </w:rPr>
        <w:t>procedure but</w:t>
      </w:r>
      <w:r w:rsidR="00F75D8B">
        <w:rPr>
          <w:rFonts w:cs="Times New Roman"/>
        </w:rPr>
        <w:t xml:space="preserve"> </w:t>
      </w:r>
      <w:r w:rsidR="004557BB">
        <w:rPr>
          <w:rFonts w:cs="Times New Roman"/>
        </w:rPr>
        <w:t>records it</w:t>
      </w:r>
      <w:r w:rsidR="00F75D8B">
        <w:rPr>
          <w:rFonts w:cs="Times New Roman"/>
        </w:rPr>
        <w:t xml:space="preserve"> as</w:t>
      </w:r>
      <w:r w:rsidR="00E96761">
        <w:rPr>
          <w:rFonts w:cs="Times New Roman"/>
        </w:rPr>
        <w:t xml:space="preserve"> a Congeneric family-level insertion</w:t>
      </w:r>
      <w:r w:rsidR="00B51BE7">
        <w:rPr>
          <w:rFonts w:cs="Times New Roman"/>
        </w:rPr>
        <w:t xml:space="preserve"> (</w:t>
      </w:r>
      <w:r w:rsidR="00B51BE7" w:rsidRPr="007B78AA">
        <w:rPr>
          <w:rFonts w:cs="Times New Roman"/>
          <w:i/>
          <w:iCs/>
        </w:rPr>
        <w:t>iii</w:t>
      </w:r>
      <w:r w:rsidR="00B51BE7">
        <w:rPr>
          <w:rFonts w:cs="Times New Roman"/>
        </w:rPr>
        <w:t xml:space="preserve"> in Figure 1)</w:t>
      </w:r>
      <w:r w:rsidR="00E96761">
        <w:rPr>
          <w:rFonts w:cs="Times New Roman"/>
        </w:rPr>
        <w:t>.</w:t>
      </w:r>
      <w:r w:rsidR="0013209E">
        <w:rPr>
          <w:rFonts w:cs="Times New Roman"/>
        </w:rPr>
        <w:t xml:space="preserve"> </w:t>
      </w:r>
      <w:r w:rsidR="004557BB">
        <w:rPr>
          <w:rFonts w:cs="Times New Roman"/>
        </w:rPr>
        <w:t xml:space="preserve">Fourth, </w:t>
      </w:r>
      <w:r w:rsidR="00833B08">
        <w:rPr>
          <w:rFonts w:cs="Times New Roman"/>
        </w:rPr>
        <w:t>remnant species</w:t>
      </w:r>
      <w:r w:rsidR="00213316">
        <w:rPr>
          <w:rFonts w:cs="Times New Roman"/>
        </w:rPr>
        <w:t xml:space="preserve"> are inserted at the order level </w:t>
      </w:r>
      <w:r w:rsidR="00534498">
        <w:rPr>
          <w:rFonts w:cs="Times New Roman"/>
        </w:rPr>
        <w:t xml:space="preserve">following </w:t>
      </w:r>
      <w:proofErr w:type="gramStart"/>
      <w:r w:rsidR="00534498">
        <w:rPr>
          <w:rFonts w:cs="Times New Roman"/>
        </w:rPr>
        <w:t>similar to</w:t>
      </w:r>
      <w:proofErr w:type="gramEnd"/>
      <w:r w:rsidR="00534498">
        <w:rPr>
          <w:rFonts w:cs="Times New Roman"/>
        </w:rPr>
        <w:t xml:space="preserve"> the second step</w:t>
      </w:r>
      <w:r w:rsidR="00DB27ED">
        <w:rPr>
          <w:rFonts w:cs="Times New Roman"/>
        </w:rPr>
        <w:t>,</w:t>
      </w:r>
      <w:r w:rsidR="000E09F5">
        <w:rPr>
          <w:rFonts w:cs="Times New Roman"/>
        </w:rPr>
        <w:t xml:space="preserve"> by an interactive procedure using a returned list</w:t>
      </w:r>
      <w:r w:rsidR="0013209E">
        <w:rPr>
          <w:rFonts w:cs="Times New Roman"/>
        </w:rPr>
        <w:t xml:space="preserve"> of all </w:t>
      </w:r>
      <w:r w:rsidR="000E09F5">
        <w:rPr>
          <w:rFonts w:cs="Times New Roman"/>
        </w:rPr>
        <w:t xml:space="preserve">the </w:t>
      </w:r>
      <w:r w:rsidR="0013209E">
        <w:rPr>
          <w:rFonts w:cs="Times New Roman"/>
        </w:rPr>
        <w:t xml:space="preserve">families </w:t>
      </w:r>
      <w:r w:rsidR="000E09F5">
        <w:rPr>
          <w:rFonts w:cs="Times New Roman"/>
        </w:rPr>
        <w:t xml:space="preserve">within </w:t>
      </w:r>
      <w:r w:rsidR="0013209E">
        <w:rPr>
          <w:rFonts w:cs="Times New Roman"/>
        </w:rPr>
        <w:t xml:space="preserve">the order </w:t>
      </w:r>
      <w:r w:rsidR="005B3A8D">
        <w:rPr>
          <w:rFonts w:cs="Times New Roman"/>
        </w:rPr>
        <w:t xml:space="preserve">of the target </w:t>
      </w:r>
      <w:r w:rsidR="00324CBB">
        <w:rPr>
          <w:rFonts w:cs="Times New Roman"/>
        </w:rPr>
        <w:t>species</w:t>
      </w:r>
      <w:r w:rsidR="0013209E">
        <w:rPr>
          <w:rFonts w:cs="Times New Roman"/>
        </w:rPr>
        <w:t xml:space="preserve">. </w:t>
      </w:r>
      <w:r w:rsidR="00F13B05">
        <w:rPr>
          <w:rFonts w:cs="Times New Roman"/>
        </w:rPr>
        <w:t>Hence</w:t>
      </w:r>
      <w:r w:rsidR="0013209E">
        <w:rPr>
          <w:rFonts w:cs="Times New Roman"/>
        </w:rPr>
        <w:t xml:space="preserve">, the user </w:t>
      </w:r>
      <w:r w:rsidR="00337257">
        <w:rPr>
          <w:rFonts w:cs="Times New Roman"/>
        </w:rPr>
        <w:t xml:space="preserve">may </w:t>
      </w:r>
      <w:r w:rsidR="00B33C29">
        <w:rPr>
          <w:rFonts w:cs="Times New Roman"/>
        </w:rPr>
        <w:t>specify</w:t>
      </w:r>
      <w:r w:rsidR="00337257">
        <w:rPr>
          <w:rFonts w:cs="Times New Roman"/>
        </w:rPr>
        <w:t xml:space="preserve"> </w:t>
      </w:r>
      <w:r w:rsidR="00324CBB">
        <w:rPr>
          <w:rFonts w:cs="Times New Roman"/>
        </w:rPr>
        <w:t xml:space="preserve">a family to insert </w:t>
      </w:r>
      <w:r w:rsidR="00B33C29">
        <w:rPr>
          <w:rFonts w:cs="Times New Roman"/>
        </w:rPr>
        <w:t>the target species</w:t>
      </w:r>
      <w:r w:rsidR="00D972C2">
        <w:rPr>
          <w:rFonts w:cs="Times New Roman"/>
        </w:rPr>
        <w:t xml:space="preserve"> as sister taxon (option 1), two families to insert it </w:t>
      </w:r>
      <w:r w:rsidR="00B14670">
        <w:rPr>
          <w:rFonts w:cs="Times New Roman"/>
        </w:rPr>
        <w:t>as a polytomy at the most recent node linking the</w:t>
      </w:r>
      <w:r w:rsidR="00A26D30">
        <w:rPr>
          <w:rFonts w:cs="Times New Roman"/>
        </w:rPr>
        <w:t>m</w:t>
      </w:r>
      <w:r w:rsidR="00B14670">
        <w:rPr>
          <w:rFonts w:cs="Times New Roman"/>
        </w:rPr>
        <w:t xml:space="preserve"> (option 2), or </w:t>
      </w:r>
      <w:r w:rsidR="00E03FF3">
        <w:rPr>
          <w:rFonts w:cs="Times New Roman"/>
        </w:rPr>
        <w:t xml:space="preserve">the </w:t>
      </w:r>
      <w:r w:rsidR="00ED20B1">
        <w:rPr>
          <w:rFonts w:cs="Times New Roman"/>
        </w:rPr>
        <w:t xml:space="preserve">order </w:t>
      </w:r>
      <w:r w:rsidR="006C648F">
        <w:rPr>
          <w:rFonts w:cs="Times New Roman"/>
        </w:rPr>
        <w:t xml:space="preserve">to insert it </w:t>
      </w:r>
      <w:r w:rsidR="00E03FF3">
        <w:rPr>
          <w:rFonts w:cs="Times New Roman"/>
        </w:rPr>
        <w:t>a</w:t>
      </w:r>
      <w:r w:rsidR="00B33C29">
        <w:rPr>
          <w:rFonts w:cs="Times New Roman"/>
        </w:rPr>
        <w:t xml:space="preserve">s a </w:t>
      </w:r>
      <w:r w:rsidR="006C648F">
        <w:rPr>
          <w:rFonts w:cs="Times New Roman"/>
        </w:rPr>
        <w:t>sister taxon</w:t>
      </w:r>
      <w:r w:rsidR="00B33C29">
        <w:rPr>
          <w:rFonts w:cs="Times New Roman"/>
        </w:rPr>
        <w:t xml:space="preserve"> (option 3).</w:t>
      </w:r>
      <w:r w:rsidR="0013209E">
        <w:rPr>
          <w:rFonts w:cs="Times New Roman"/>
        </w:rPr>
        <w:t xml:space="preserve"> </w:t>
      </w:r>
      <w:r w:rsidR="00214C21">
        <w:rPr>
          <w:rFonts w:cs="Times New Roman"/>
        </w:rPr>
        <w:t xml:space="preserve">The function will not </w:t>
      </w:r>
      <w:r w:rsidR="00317AC3">
        <w:rPr>
          <w:rFonts w:cs="Times New Roman"/>
        </w:rPr>
        <w:t xml:space="preserve">perform </w:t>
      </w:r>
      <w:r w:rsidR="00214C21">
        <w:rPr>
          <w:rFonts w:cs="Times New Roman"/>
        </w:rPr>
        <w:t>insert</w:t>
      </w:r>
      <w:r w:rsidR="00317AC3">
        <w:rPr>
          <w:rFonts w:cs="Times New Roman"/>
        </w:rPr>
        <w:t>ions</w:t>
      </w:r>
      <w:r w:rsidR="00BF3857">
        <w:rPr>
          <w:rFonts w:cs="Times New Roman"/>
        </w:rPr>
        <w:t xml:space="preserve"> steps </w:t>
      </w:r>
      <w:r w:rsidR="007809A8">
        <w:rPr>
          <w:rFonts w:cs="Times New Roman"/>
        </w:rPr>
        <w:t xml:space="preserve">beyond the order level </w:t>
      </w:r>
      <w:r w:rsidR="00214C21">
        <w:rPr>
          <w:rFonts w:cs="Times New Roman"/>
        </w:rPr>
        <w:t xml:space="preserve">because </w:t>
      </w:r>
      <w:r w:rsidR="00733158">
        <w:rPr>
          <w:rFonts w:cs="Times New Roman"/>
        </w:rPr>
        <w:t>it</w:t>
      </w:r>
      <w:r w:rsidR="00FA7F5D">
        <w:rPr>
          <w:rFonts w:cs="Times New Roman"/>
        </w:rPr>
        <w:t xml:space="preserve"> </w:t>
      </w:r>
      <w:r w:rsidR="00BA328B">
        <w:rPr>
          <w:rFonts w:cs="Times New Roman"/>
        </w:rPr>
        <w:t xml:space="preserve">would </w:t>
      </w:r>
      <w:r w:rsidR="000C1156">
        <w:rPr>
          <w:rFonts w:cs="Times New Roman"/>
        </w:rPr>
        <w:t>add</w:t>
      </w:r>
      <w:r w:rsidR="0000792E">
        <w:rPr>
          <w:rFonts w:cs="Times New Roman"/>
        </w:rPr>
        <w:t xml:space="preserve"> too</w:t>
      </w:r>
      <w:r w:rsidR="00FA7F5D">
        <w:rPr>
          <w:rFonts w:cs="Times New Roman"/>
        </w:rPr>
        <w:t xml:space="preserve"> </w:t>
      </w:r>
      <w:r w:rsidR="00F13B05">
        <w:rPr>
          <w:rFonts w:cs="Times New Roman"/>
        </w:rPr>
        <w:t>much</w:t>
      </w:r>
      <w:r w:rsidR="00FA7F5D">
        <w:rPr>
          <w:rFonts w:cs="Times New Roman"/>
        </w:rPr>
        <w:t xml:space="preserve"> uncertainty </w:t>
      </w:r>
      <w:r w:rsidR="00BA328B">
        <w:rPr>
          <w:rFonts w:cs="Times New Roman"/>
        </w:rPr>
        <w:t>to</w:t>
      </w:r>
      <w:r w:rsidR="003F0E85">
        <w:rPr>
          <w:rFonts w:cs="Times New Roman"/>
        </w:rPr>
        <w:t xml:space="preserve"> </w:t>
      </w:r>
      <w:r w:rsidR="00A95620">
        <w:rPr>
          <w:rFonts w:cs="Times New Roman"/>
        </w:rPr>
        <w:t xml:space="preserve">the </w:t>
      </w:r>
      <w:r w:rsidR="000C1156">
        <w:rPr>
          <w:rFonts w:cs="Times New Roman"/>
        </w:rPr>
        <w:t>phylogenetic tree</w:t>
      </w:r>
      <w:r w:rsidR="00FA7F5D">
        <w:rPr>
          <w:rFonts w:cs="Times New Roman"/>
        </w:rPr>
        <w:t>.</w:t>
      </w:r>
    </w:p>
    <w:p w14:paraId="673FBE5F" w14:textId="0FAF4D58" w:rsidR="005406AE" w:rsidRPr="005406AE" w:rsidRDefault="00E25A53" w:rsidP="005406AE">
      <w:pPr>
        <w:ind w:firstLine="708"/>
        <w:rPr>
          <w:rFonts w:cs="Times New Roman"/>
          <w:lang w:val="pt-US"/>
        </w:rPr>
      </w:pPr>
      <w:r>
        <w:rPr>
          <w:rFonts w:cs="Times New Roman"/>
        </w:rPr>
        <w:t>Setting</w:t>
      </w:r>
      <w:r w:rsidR="001B144F">
        <w:rPr>
          <w:rFonts w:cs="Times New Roman"/>
        </w:rPr>
        <w:t xml:space="preserve"> the argument </w:t>
      </w:r>
      <w:proofErr w:type="spellStart"/>
      <w:proofErr w:type="gramStart"/>
      <w:r w:rsidR="00CD10A7" w:rsidRPr="00AA0C16">
        <w:rPr>
          <w:rFonts w:ascii="Lucida Console" w:hAnsi="Lucida Console" w:cs="Times New Roman"/>
          <w:sz w:val="18"/>
          <w:szCs w:val="18"/>
        </w:rPr>
        <w:t>insert.base</w:t>
      </w:r>
      <w:proofErr w:type="gramEnd"/>
      <w:r w:rsidR="00CD10A7" w:rsidRPr="00AA0C16">
        <w:rPr>
          <w:rFonts w:ascii="Lucida Console" w:hAnsi="Lucida Console" w:cs="Times New Roman"/>
          <w:sz w:val="18"/>
          <w:szCs w:val="18"/>
        </w:rPr>
        <w:t>.node</w:t>
      </w:r>
      <w:proofErr w:type="spellEnd"/>
      <w:r w:rsidR="00CD10A7">
        <w:rPr>
          <w:rFonts w:cs="Times New Roman"/>
        </w:rPr>
        <w:t xml:space="preserve"> </w:t>
      </w:r>
      <w:r>
        <w:rPr>
          <w:rFonts w:cs="Times New Roman"/>
        </w:rPr>
        <w:t>as</w:t>
      </w:r>
      <w:r w:rsidR="00CD10A7">
        <w:rPr>
          <w:rFonts w:cs="Times New Roman"/>
        </w:rPr>
        <w:t xml:space="preserve"> TRUE</w:t>
      </w:r>
      <w:r w:rsidR="000D6354">
        <w:rPr>
          <w:rFonts w:cs="Times New Roman"/>
        </w:rPr>
        <w:t xml:space="preserve"> </w:t>
      </w:r>
      <w:r w:rsidR="00CD10A7">
        <w:rPr>
          <w:rFonts w:cs="Times New Roman"/>
        </w:rPr>
        <w:t>automatically insert</w:t>
      </w:r>
      <w:r w:rsidR="000D6354">
        <w:rPr>
          <w:rFonts w:cs="Times New Roman"/>
        </w:rPr>
        <w:t>s</w:t>
      </w:r>
      <w:r w:rsidR="00CD10A7">
        <w:rPr>
          <w:rFonts w:cs="Times New Roman"/>
        </w:rPr>
        <w:t xml:space="preserve"> </w:t>
      </w:r>
      <w:r w:rsidR="00884151">
        <w:rPr>
          <w:rFonts w:cs="Times New Roman"/>
        </w:rPr>
        <w:t>the</w:t>
      </w:r>
      <w:r w:rsidR="00CD10A7">
        <w:rPr>
          <w:rFonts w:cs="Times New Roman"/>
        </w:rPr>
        <w:t xml:space="preserve"> </w:t>
      </w:r>
      <w:r w:rsidR="00D862C3">
        <w:rPr>
          <w:rFonts w:cs="Times New Roman"/>
        </w:rPr>
        <w:t xml:space="preserve">target </w:t>
      </w:r>
      <w:r w:rsidR="00CD10A7">
        <w:rPr>
          <w:rFonts w:cs="Times New Roman"/>
        </w:rPr>
        <w:t xml:space="preserve">species </w:t>
      </w:r>
      <w:r w:rsidR="00D862C3">
        <w:rPr>
          <w:rFonts w:cs="Times New Roman"/>
        </w:rPr>
        <w:t>from</w:t>
      </w:r>
      <w:r w:rsidR="00884151">
        <w:rPr>
          <w:rFonts w:cs="Times New Roman"/>
        </w:rPr>
        <w:t xml:space="preserve"> the second and </w:t>
      </w:r>
      <w:r w:rsidR="00B8774E">
        <w:rPr>
          <w:rFonts w:cs="Times New Roman"/>
        </w:rPr>
        <w:t xml:space="preserve">fourth steps </w:t>
      </w:r>
      <w:r w:rsidR="00CD10A7">
        <w:rPr>
          <w:rFonts w:cs="Times New Roman"/>
        </w:rPr>
        <w:t xml:space="preserve">in the family </w:t>
      </w:r>
      <w:r w:rsidR="00D862C3">
        <w:rPr>
          <w:rFonts w:cs="Times New Roman"/>
        </w:rPr>
        <w:t>and</w:t>
      </w:r>
      <w:r w:rsidR="00CD10A7">
        <w:rPr>
          <w:rFonts w:cs="Times New Roman"/>
        </w:rPr>
        <w:t xml:space="preserve"> order nodes</w:t>
      </w:r>
      <w:r w:rsidR="00D862C3">
        <w:rPr>
          <w:rFonts w:cs="Times New Roman"/>
        </w:rPr>
        <w:t>, respectively</w:t>
      </w:r>
      <w:r w:rsidR="00CD10A7">
        <w:rPr>
          <w:rFonts w:cs="Times New Roman"/>
        </w:rPr>
        <w:t xml:space="preserve">. This setting </w:t>
      </w:r>
      <w:r w:rsidR="006E7E4B">
        <w:rPr>
          <w:rFonts w:cs="Times New Roman"/>
        </w:rPr>
        <w:t xml:space="preserve">facilitates the insertion of </w:t>
      </w:r>
      <w:proofErr w:type="gramStart"/>
      <w:r w:rsidR="006E7E4B">
        <w:rPr>
          <w:rFonts w:cs="Times New Roman"/>
        </w:rPr>
        <w:t xml:space="preserve">a </w:t>
      </w:r>
      <w:r w:rsidR="00CD10A7">
        <w:rPr>
          <w:rFonts w:cs="Times New Roman"/>
        </w:rPr>
        <w:t>large number of</w:t>
      </w:r>
      <w:proofErr w:type="gramEnd"/>
      <w:r w:rsidR="00CD10A7">
        <w:rPr>
          <w:rFonts w:cs="Times New Roman"/>
        </w:rPr>
        <w:t xml:space="preserve"> species or species </w:t>
      </w:r>
      <w:r w:rsidR="00EB16F4">
        <w:rPr>
          <w:rFonts w:cs="Times New Roman"/>
        </w:rPr>
        <w:t xml:space="preserve">with </w:t>
      </w:r>
      <w:r w:rsidR="00602F23">
        <w:rPr>
          <w:rFonts w:cs="Times New Roman"/>
        </w:rPr>
        <w:t xml:space="preserve">the </w:t>
      </w:r>
      <w:r w:rsidR="00EB16F4">
        <w:rPr>
          <w:rFonts w:cs="Times New Roman"/>
        </w:rPr>
        <w:t>phylogenetic position</w:t>
      </w:r>
      <w:r w:rsidR="00602F23">
        <w:rPr>
          <w:rFonts w:cs="Times New Roman"/>
        </w:rPr>
        <w:t xml:space="preserve"> unknown</w:t>
      </w:r>
      <w:r w:rsidR="00B724F7">
        <w:rPr>
          <w:rFonts w:cs="Times New Roman"/>
        </w:rPr>
        <w:t xml:space="preserve">. </w:t>
      </w:r>
      <w:r w:rsidR="00305A79">
        <w:rPr>
          <w:rFonts w:cs="Times New Roman"/>
        </w:rPr>
        <w:t>The</w:t>
      </w:r>
      <w:r w:rsidR="000B58F4">
        <w:rPr>
          <w:rFonts w:cs="Times New Roman"/>
        </w:rPr>
        <w:t xml:space="preserve"> default output is a list with two objects</w:t>
      </w:r>
      <w:r w:rsidR="001544F4">
        <w:rPr>
          <w:rFonts w:cs="Times New Roman"/>
        </w:rPr>
        <w:t>: (</w:t>
      </w:r>
      <w:proofErr w:type="spellStart"/>
      <w:r w:rsidR="001544F4">
        <w:rPr>
          <w:rFonts w:cs="Times New Roman"/>
        </w:rPr>
        <w:t>i</w:t>
      </w:r>
      <w:proofErr w:type="spellEnd"/>
      <w:r w:rsidR="001544F4">
        <w:rPr>
          <w:rFonts w:cs="Times New Roman"/>
        </w:rPr>
        <w:t xml:space="preserve">) </w:t>
      </w:r>
      <w:r w:rsidR="000B58F4">
        <w:rPr>
          <w:rFonts w:cs="Times New Roman"/>
        </w:rPr>
        <w:t xml:space="preserve">the pruned tree </w:t>
      </w:r>
      <w:r w:rsidR="001544F4">
        <w:rPr>
          <w:rFonts w:cs="Times New Roman"/>
        </w:rPr>
        <w:t>including</w:t>
      </w:r>
      <w:r w:rsidR="000B58F4">
        <w:rPr>
          <w:rFonts w:cs="Times New Roman"/>
        </w:rPr>
        <w:t xml:space="preserve"> only </w:t>
      </w:r>
      <w:r w:rsidR="001544F4">
        <w:rPr>
          <w:rFonts w:cs="Times New Roman"/>
        </w:rPr>
        <w:t>the provided species list</w:t>
      </w:r>
      <w:r w:rsidR="00365EBD">
        <w:rPr>
          <w:rFonts w:cs="Times New Roman"/>
        </w:rPr>
        <w:t xml:space="preserve"> (Final tree in Figure 1)</w:t>
      </w:r>
      <w:r w:rsidR="001544F4">
        <w:rPr>
          <w:rFonts w:cs="Times New Roman"/>
        </w:rPr>
        <w:t xml:space="preserve">; (ii) </w:t>
      </w:r>
      <w:r w:rsidR="00E04926">
        <w:rPr>
          <w:rFonts w:cs="Times New Roman"/>
        </w:rPr>
        <w:t>a data</w:t>
      </w:r>
      <w:r w:rsidR="004D6232">
        <w:rPr>
          <w:rFonts w:cs="Times New Roman"/>
        </w:rPr>
        <w:t xml:space="preserve"> </w:t>
      </w:r>
      <w:r w:rsidR="00E04926">
        <w:rPr>
          <w:rFonts w:cs="Times New Roman"/>
        </w:rPr>
        <w:t xml:space="preserve">frame </w:t>
      </w:r>
      <w:r w:rsidR="004D6232">
        <w:rPr>
          <w:rFonts w:cs="Times New Roman"/>
        </w:rPr>
        <w:t>identifying if each provided species was</w:t>
      </w:r>
      <w:r w:rsidR="000B58F4">
        <w:rPr>
          <w:rFonts w:cs="Times New Roman"/>
        </w:rPr>
        <w:t xml:space="preserve"> </w:t>
      </w:r>
      <w:r w:rsidR="005D7733">
        <w:rPr>
          <w:rFonts w:cs="Times New Roman"/>
        </w:rPr>
        <w:t>initially</w:t>
      </w:r>
      <w:r w:rsidR="000B58F4">
        <w:rPr>
          <w:rFonts w:cs="Times New Roman"/>
        </w:rPr>
        <w:t xml:space="preserve"> present in the </w:t>
      </w:r>
      <w:r w:rsidR="004D6232">
        <w:rPr>
          <w:rFonts w:cs="Times New Roman"/>
        </w:rPr>
        <w:t xml:space="preserve">backbone </w:t>
      </w:r>
      <w:r w:rsidR="000B58F4">
        <w:rPr>
          <w:rFonts w:cs="Times New Roman"/>
        </w:rPr>
        <w:t>tree</w:t>
      </w:r>
      <w:r w:rsidR="00AC2E8E">
        <w:rPr>
          <w:rFonts w:cs="Times New Roman"/>
        </w:rPr>
        <w:t>,</w:t>
      </w:r>
      <w:r w:rsidR="005D7733">
        <w:rPr>
          <w:rFonts w:cs="Times New Roman"/>
        </w:rPr>
        <w:t xml:space="preserve"> in which step it was </w:t>
      </w:r>
      <w:r w:rsidR="000B58F4">
        <w:rPr>
          <w:rFonts w:cs="Times New Roman"/>
        </w:rPr>
        <w:t>inserted</w:t>
      </w:r>
      <w:r w:rsidR="00AC2E8E">
        <w:rPr>
          <w:rFonts w:cs="Times New Roman"/>
        </w:rPr>
        <w:t>, or not inserted at all</w:t>
      </w:r>
      <w:r w:rsidR="000B58F4">
        <w:rPr>
          <w:rFonts w:cs="Times New Roman"/>
        </w:rPr>
        <w:t>.</w:t>
      </w:r>
      <w:r w:rsidR="000765BD">
        <w:rPr>
          <w:rFonts w:cs="Times New Roman"/>
        </w:rPr>
        <w:t xml:space="preserve"> </w:t>
      </w:r>
      <w:r w:rsidR="005406AE" w:rsidRPr="00AA0C16">
        <w:rPr>
          <w:rFonts w:cs="Times New Roman"/>
        </w:rPr>
        <w:t>This data frame will tag each species with one of the six classification based on the insertion procedure: 1 – Present in tree</w:t>
      </w:r>
      <w:r w:rsidR="005406AE">
        <w:rPr>
          <w:rFonts w:cs="Times New Roman"/>
        </w:rPr>
        <w:t xml:space="preserve"> </w:t>
      </w:r>
      <w:r w:rsidR="005406AE" w:rsidRPr="00AA0C16">
        <w:rPr>
          <w:rFonts w:cs="Times New Roman"/>
        </w:rPr>
        <w:t>will indicate species that were already present in the backbone tree; 2 – Congeneric insertion</w:t>
      </w:r>
      <w:r w:rsidR="005406AE">
        <w:rPr>
          <w:rFonts w:cs="Times New Roman"/>
        </w:rPr>
        <w:t xml:space="preserve"> </w:t>
      </w:r>
      <w:r w:rsidR="005406AE" w:rsidRPr="00AA0C16">
        <w:rPr>
          <w:rFonts w:cs="Times New Roman"/>
        </w:rPr>
        <w:t xml:space="preserve">will indicate species </w:t>
      </w:r>
      <w:r w:rsidR="005406AE">
        <w:rPr>
          <w:rFonts w:cs="Times New Roman"/>
        </w:rPr>
        <w:t>that present at least one species of the same</w:t>
      </w:r>
      <w:r w:rsidR="005406AE" w:rsidRPr="00AA0C16">
        <w:rPr>
          <w:rFonts w:cs="Times New Roman"/>
        </w:rPr>
        <w:t xml:space="preserve"> genus in the backbone tree</w:t>
      </w:r>
      <w:r w:rsidR="00EA06E0">
        <w:rPr>
          <w:rFonts w:cs="Times New Roman"/>
        </w:rPr>
        <w:t xml:space="preserve"> and was inserted as congeneric of this species</w:t>
      </w:r>
      <w:r w:rsidR="005406AE" w:rsidRPr="00AA0C16">
        <w:rPr>
          <w:rFonts w:cs="Times New Roman"/>
        </w:rPr>
        <w:t xml:space="preserve">; 3 – Family insertion will indicate </w:t>
      </w:r>
      <w:r w:rsidR="00D503F3">
        <w:rPr>
          <w:rFonts w:cs="Times New Roman"/>
        </w:rPr>
        <w:t xml:space="preserve">inserted </w:t>
      </w:r>
      <w:r w:rsidR="005406AE" w:rsidRPr="00AA0C16">
        <w:rPr>
          <w:rFonts w:cs="Times New Roman"/>
        </w:rPr>
        <w:t xml:space="preserve">species that </w:t>
      </w:r>
      <w:r w:rsidR="005406AE">
        <w:rPr>
          <w:rFonts w:cs="Times New Roman"/>
        </w:rPr>
        <w:t xml:space="preserve">did </w:t>
      </w:r>
      <w:r w:rsidR="005406AE" w:rsidRPr="00AA0C16">
        <w:rPr>
          <w:rFonts w:cs="Times New Roman"/>
        </w:rPr>
        <w:t xml:space="preserve">not </w:t>
      </w:r>
      <w:r w:rsidR="00C46D2B">
        <w:rPr>
          <w:rFonts w:cs="Times New Roman"/>
        </w:rPr>
        <w:t>present</w:t>
      </w:r>
      <w:r w:rsidR="00EA06E0">
        <w:rPr>
          <w:rFonts w:cs="Times New Roman"/>
        </w:rPr>
        <w:t xml:space="preserve"> any</w:t>
      </w:r>
      <w:r w:rsidR="00C46D2B">
        <w:rPr>
          <w:rFonts w:cs="Times New Roman"/>
        </w:rPr>
        <w:t xml:space="preserve"> congeneric species </w:t>
      </w:r>
      <w:r w:rsidR="005406AE" w:rsidRPr="00AA0C16">
        <w:rPr>
          <w:rFonts w:cs="Times New Roman"/>
        </w:rPr>
        <w:t xml:space="preserve">at backbone tree, </w:t>
      </w:r>
      <w:r w:rsidR="00C46D2B">
        <w:rPr>
          <w:rFonts w:cs="Times New Roman"/>
        </w:rPr>
        <w:t xml:space="preserve">but had </w:t>
      </w:r>
      <w:r w:rsidR="001A73B7">
        <w:rPr>
          <w:rFonts w:cs="Times New Roman"/>
        </w:rPr>
        <w:t>at least one species of the same family in backbone tree</w:t>
      </w:r>
      <w:r w:rsidR="005406AE" w:rsidRPr="00AA0C16">
        <w:rPr>
          <w:rFonts w:cs="Times New Roman"/>
        </w:rPr>
        <w:t>; 4 – Congeneric at Family-level</w:t>
      </w:r>
      <w:r w:rsidR="001A73B7">
        <w:rPr>
          <w:rFonts w:cs="Times New Roman"/>
        </w:rPr>
        <w:t xml:space="preserve"> </w:t>
      </w:r>
      <w:r w:rsidR="005406AE" w:rsidRPr="00AA0C16">
        <w:rPr>
          <w:rFonts w:cs="Times New Roman"/>
        </w:rPr>
        <w:t xml:space="preserve">will indicate species that </w:t>
      </w:r>
      <w:r w:rsidR="00D503F3">
        <w:rPr>
          <w:rFonts w:cs="Times New Roman"/>
        </w:rPr>
        <w:t xml:space="preserve">was </w:t>
      </w:r>
      <w:r w:rsidR="005406AE" w:rsidRPr="00AA0C16">
        <w:rPr>
          <w:rFonts w:cs="Times New Roman"/>
        </w:rPr>
        <w:t xml:space="preserve"> added as congeneric</w:t>
      </w:r>
      <w:r w:rsidR="001A73B7">
        <w:rPr>
          <w:rFonts w:cs="Times New Roman"/>
        </w:rPr>
        <w:t xml:space="preserve"> </w:t>
      </w:r>
      <w:r w:rsidR="00D503F3">
        <w:rPr>
          <w:rFonts w:cs="Times New Roman"/>
        </w:rPr>
        <w:t>after</w:t>
      </w:r>
      <w:r w:rsidR="001A73B7">
        <w:rPr>
          <w:rFonts w:cs="Times New Roman"/>
        </w:rPr>
        <w:t xml:space="preserve"> a</w:t>
      </w:r>
      <w:r w:rsidR="007E4754">
        <w:rPr>
          <w:rFonts w:cs="Times New Roman"/>
        </w:rPr>
        <w:t>nother species of the same genus was inserted at the Family level</w:t>
      </w:r>
      <w:r w:rsidR="005406AE" w:rsidRPr="00AA0C16">
        <w:rPr>
          <w:rFonts w:cs="Times New Roman"/>
        </w:rPr>
        <w:t>; 5 – Order insertion</w:t>
      </w:r>
      <w:r w:rsidR="007E4754">
        <w:rPr>
          <w:rFonts w:cs="Times New Roman"/>
        </w:rPr>
        <w:t xml:space="preserve"> </w:t>
      </w:r>
      <w:r w:rsidR="005406AE" w:rsidRPr="00AA0C16">
        <w:rPr>
          <w:rFonts w:cs="Times New Roman"/>
        </w:rPr>
        <w:t xml:space="preserve">will indicate </w:t>
      </w:r>
      <w:r w:rsidR="00790165">
        <w:rPr>
          <w:rFonts w:cs="Times New Roman"/>
        </w:rPr>
        <w:t xml:space="preserve">inserted </w:t>
      </w:r>
      <w:r w:rsidR="005406AE" w:rsidRPr="00AA0C16">
        <w:rPr>
          <w:rFonts w:cs="Times New Roman"/>
        </w:rPr>
        <w:t xml:space="preserve">species that </w:t>
      </w:r>
      <w:r w:rsidR="007E4754">
        <w:rPr>
          <w:rFonts w:cs="Times New Roman"/>
        </w:rPr>
        <w:t>did not</w:t>
      </w:r>
      <w:r w:rsidR="005406AE" w:rsidRPr="00AA0C16">
        <w:rPr>
          <w:rFonts w:cs="Times New Roman"/>
        </w:rPr>
        <w:t xml:space="preserve"> </w:t>
      </w:r>
      <w:r w:rsidR="007E4754">
        <w:rPr>
          <w:rFonts w:cs="Times New Roman"/>
        </w:rPr>
        <w:t>presented</w:t>
      </w:r>
      <w:r w:rsidR="005406AE" w:rsidRPr="00AA0C16">
        <w:rPr>
          <w:rFonts w:cs="Times New Roman"/>
        </w:rPr>
        <w:t xml:space="preserve"> </w:t>
      </w:r>
      <w:r w:rsidR="007E4754">
        <w:rPr>
          <w:rFonts w:cs="Times New Roman"/>
        </w:rPr>
        <w:t xml:space="preserve">any species of the same family in the backbone tree </w:t>
      </w:r>
      <w:r w:rsidR="005406AE" w:rsidRPr="00AA0C16">
        <w:rPr>
          <w:rFonts w:cs="Times New Roman"/>
        </w:rPr>
        <w:t xml:space="preserve">and must be inserted near to an extant family or in </w:t>
      </w:r>
      <w:r w:rsidR="00AA0C16">
        <w:rPr>
          <w:rFonts w:cs="Times New Roman"/>
        </w:rPr>
        <w:t>node corresponding to</w:t>
      </w:r>
      <w:r w:rsidR="005406AE" w:rsidRPr="00AA0C16">
        <w:rPr>
          <w:rFonts w:cs="Times New Roman"/>
        </w:rPr>
        <w:t xml:space="preserve"> </w:t>
      </w:r>
      <w:r w:rsidR="00AA0C16">
        <w:rPr>
          <w:rFonts w:cs="Times New Roman"/>
        </w:rPr>
        <w:t xml:space="preserve">the </w:t>
      </w:r>
      <w:r w:rsidR="005406AE" w:rsidRPr="00AA0C16">
        <w:rPr>
          <w:rFonts w:cs="Times New Roman"/>
        </w:rPr>
        <w:t xml:space="preserve">order root </w:t>
      </w:r>
      <w:r w:rsidR="00AA0C16">
        <w:rPr>
          <w:rFonts w:cs="Times New Roman"/>
        </w:rPr>
        <w:t>in</w:t>
      </w:r>
      <w:r w:rsidR="007E4754">
        <w:rPr>
          <w:rFonts w:cs="Times New Roman"/>
        </w:rPr>
        <w:t xml:space="preserve"> the</w:t>
      </w:r>
      <w:r w:rsidR="005406AE" w:rsidRPr="00AA0C16">
        <w:rPr>
          <w:rFonts w:cs="Times New Roman"/>
        </w:rPr>
        <w:t xml:space="preserve"> backbone tree; 6 – not inserted will indicate species that </w:t>
      </w:r>
      <w:r w:rsidR="007E4754">
        <w:rPr>
          <w:rFonts w:cs="Times New Roman"/>
        </w:rPr>
        <w:t xml:space="preserve">did not </w:t>
      </w:r>
      <w:r w:rsidR="007E4754">
        <w:rPr>
          <w:rFonts w:cs="Times New Roman"/>
        </w:rPr>
        <w:lastRenderedPageBreak/>
        <w:t>present</w:t>
      </w:r>
      <w:r w:rsidR="005406AE" w:rsidRPr="00AA0C16">
        <w:rPr>
          <w:rFonts w:cs="Times New Roman"/>
        </w:rPr>
        <w:t xml:space="preserve"> </w:t>
      </w:r>
      <w:r w:rsidR="00EA06E0">
        <w:rPr>
          <w:rFonts w:cs="Times New Roman"/>
        </w:rPr>
        <w:t xml:space="preserve">any species of the same order in the backbone tree, therefore was not inserted </w:t>
      </w:r>
      <w:r w:rsidR="005406AE" w:rsidRPr="00AA0C16">
        <w:rPr>
          <w:rFonts w:cs="Times New Roman"/>
        </w:rPr>
        <w:t>due their high uncertainty in the phylogenetic position.</w:t>
      </w:r>
    </w:p>
    <w:p w14:paraId="3A5AAF05" w14:textId="5336E50F" w:rsidR="001B144F" w:rsidRDefault="001B144F">
      <w:pPr>
        <w:ind w:firstLine="708"/>
        <w:rPr>
          <w:rFonts w:cs="Times New Roman"/>
        </w:rPr>
      </w:pPr>
    </w:p>
    <w:p w14:paraId="2AB89BEA" w14:textId="77777777" w:rsidR="00EF6855" w:rsidRDefault="00EF6855" w:rsidP="00703AE0">
      <w:pPr>
        <w:rPr>
          <w:rFonts w:cs="Times New Roman"/>
        </w:rPr>
      </w:pPr>
      <w:r>
        <w:rPr>
          <w:rFonts w:cs="Times New Roman"/>
        </w:rPr>
        <w:br w:type="page"/>
      </w:r>
    </w:p>
    <w:p w14:paraId="6E9D17E2" w14:textId="77777777" w:rsidR="005E6513" w:rsidRDefault="005E6513" w:rsidP="00B80C8B">
      <w:pPr>
        <w:rPr>
          <w:rFonts w:cs="Times New Roman"/>
        </w:rPr>
        <w:sectPr w:rsidR="005E6513">
          <w:pgSz w:w="11906" w:h="16838"/>
          <w:pgMar w:top="1440" w:right="1440" w:bottom="1440" w:left="1440" w:header="708" w:footer="708" w:gutter="0"/>
          <w:cols w:space="708"/>
          <w:docGrid w:linePitch="360"/>
        </w:sectPr>
      </w:pPr>
    </w:p>
    <w:p w14:paraId="2F2A3748" w14:textId="77777777" w:rsidR="00077CBD" w:rsidRDefault="00237EDA" w:rsidP="00AA0C16">
      <w:pPr>
        <w:keepNext/>
      </w:pPr>
      <w:r>
        <w:rPr>
          <w:rFonts w:cs="Times New Roman"/>
          <w:noProof/>
        </w:rPr>
        <w:lastRenderedPageBreak/>
        <w:drawing>
          <wp:inline distT="0" distB="0" distL="0" distR="0" wp14:anchorId="09CA2892" wp14:editId="29DEF26E">
            <wp:extent cx="8863330" cy="49237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6">
                      <a:extLst>
                        <a:ext uri="{28A0092B-C50C-407E-A947-70E740481C1C}">
                          <a14:useLocalDpi xmlns:a14="http://schemas.microsoft.com/office/drawing/2010/main" val="0"/>
                        </a:ext>
                      </a:extLst>
                    </a:blip>
                    <a:stretch>
                      <a:fillRect/>
                    </a:stretch>
                  </pic:blipFill>
                  <pic:spPr>
                    <a:xfrm>
                      <a:off x="0" y="0"/>
                      <a:ext cx="8863330" cy="4923790"/>
                    </a:xfrm>
                    <a:prstGeom prst="rect">
                      <a:avLst/>
                    </a:prstGeom>
                  </pic:spPr>
                </pic:pic>
              </a:graphicData>
            </a:graphic>
          </wp:inline>
        </w:drawing>
      </w:r>
    </w:p>
    <w:p w14:paraId="69D014D3" w14:textId="7E75D0C8" w:rsidR="005E6513" w:rsidRPr="00AA0C16" w:rsidRDefault="00077CBD" w:rsidP="00077CBD">
      <w:pPr>
        <w:sectPr w:rsidR="005E6513" w:rsidRPr="00AA0C16" w:rsidSect="0083528E">
          <w:pgSz w:w="16838" w:h="11906" w:orient="landscape"/>
          <w:pgMar w:top="1440" w:right="1440" w:bottom="1440" w:left="1440" w:header="709" w:footer="709" w:gutter="0"/>
          <w:cols w:space="708"/>
          <w:docGrid w:linePitch="360"/>
        </w:sectPr>
      </w:pPr>
      <w:r w:rsidRPr="00077CBD">
        <w:t xml:space="preserve">Figure </w:t>
      </w:r>
      <w:r w:rsidR="00E160C5">
        <w:fldChar w:fldCharType="begin"/>
      </w:r>
      <w:r w:rsidR="00E160C5">
        <w:instrText xml:space="preserve"> SEQ Figure \* ARABIC </w:instrText>
      </w:r>
      <w:r w:rsidR="00E160C5">
        <w:fldChar w:fldCharType="separate"/>
      </w:r>
      <w:r w:rsidR="00912DBA">
        <w:rPr>
          <w:noProof/>
        </w:rPr>
        <w:t>1</w:t>
      </w:r>
      <w:r w:rsidR="00E160C5">
        <w:rPr>
          <w:noProof/>
        </w:rPr>
        <w:fldChar w:fldCharType="end"/>
      </w:r>
      <w:r w:rsidR="007872A6" w:rsidRPr="00AA0C16">
        <w:t xml:space="preserve">: Schematic representation of insertion and </w:t>
      </w:r>
      <w:proofErr w:type="spellStart"/>
      <w:r w:rsidR="007872A6" w:rsidRPr="00AA0C16">
        <w:t>subsetting</w:t>
      </w:r>
      <w:proofErr w:type="spellEnd"/>
      <w:r w:rsidR="007872A6" w:rsidRPr="00AA0C16">
        <w:t xml:space="preserve"> p</w:t>
      </w:r>
      <w:r w:rsidR="008C4501" w:rsidRPr="00AA0C16">
        <w:t xml:space="preserve">rocedure </w:t>
      </w:r>
      <w:r w:rsidR="00602F23" w:rsidRPr="00AA0C16">
        <w:t>performed by the</w:t>
      </w:r>
      <w:r w:rsidR="008C4501" w:rsidRPr="00AA0C16">
        <w:t xml:space="preserve"> </w:t>
      </w:r>
      <w:proofErr w:type="spellStart"/>
      <w:proofErr w:type="gramStart"/>
      <w:r w:rsidR="008C4501" w:rsidRPr="00AA0C16">
        <w:t>FishPhyloMaker</w:t>
      </w:r>
      <w:proofErr w:type="spellEnd"/>
      <w:r w:rsidR="005B6CC2" w:rsidRPr="00AA0C16">
        <w:t>(</w:t>
      </w:r>
      <w:proofErr w:type="gramEnd"/>
      <w:r w:rsidR="005B6CC2" w:rsidRPr="00AA0C16">
        <w:t>)</w:t>
      </w:r>
      <w:r w:rsidR="008C4501" w:rsidRPr="00AA0C16">
        <w:t xml:space="preserve"> function.</w:t>
      </w:r>
      <w:r w:rsidR="00E06A63" w:rsidRPr="00AA0C16">
        <w:t xml:space="preserve"> Here we used a hypothetical phylogeny containing </w:t>
      </w:r>
      <w:r w:rsidR="003562B6" w:rsidRPr="00AA0C16">
        <w:t xml:space="preserve">ten </w:t>
      </w:r>
      <w:r w:rsidR="00365F69" w:rsidRPr="00AA0C16">
        <w:t>species</w:t>
      </w:r>
      <w:r w:rsidR="00C33FB3" w:rsidRPr="00AA0C16">
        <w:t xml:space="preserve"> and four families</w:t>
      </w:r>
      <w:r w:rsidR="00DA603B" w:rsidRPr="00AA0C16">
        <w:t xml:space="preserve"> (silhouettes inside the tree)</w:t>
      </w:r>
      <w:r w:rsidR="00365F69" w:rsidRPr="00AA0C16">
        <w:t xml:space="preserve"> as the backbone phylogeny</w:t>
      </w:r>
      <w:r w:rsidR="00C33FB3" w:rsidRPr="00AA0C16">
        <w:t xml:space="preserve">. </w:t>
      </w:r>
      <w:r w:rsidR="00D61F8D" w:rsidRPr="00AA0C16">
        <w:t>Step (</w:t>
      </w:r>
      <w:proofErr w:type="spellStart"/>
      <w:r w:rsidR="00D61F8D" w:rsidRPr="00AA0C16">
        <w:t>i</w:t>
      </w:r>
      <w:proofErr w:type="spellEnd"/>
      <w:r w:rsidR="00D61F8D" w:rsidRPr="00AA0C16">
        <w:t>)</w:t>
      </w:r>
      <w:r w:rsidR="00805CC8" w:rsidRPr="00AA0C16">
        <w:t xml:space="preserve"> represents the </w:t>
      </w:r>
      <w:r w:rsidR="00081DE6" w:rsidRPr="00AA0C16">
        <w:lastRenderedPageBreak/>
        <w:t xml:space="preserve">congeneric </w:t>
      </w:r>
      <w:r w:rsidR="00805CC8" w:rsidRPr="00AA0C16">
        <w:t xml:space="preserve">level of insertion. </w:t>
      </w:r>
      <w:r w:rsidR="00D61F8D" w:rsidRPr="00AA0C16">
        <w:t>Step (ii)</w:t>
      </w:r>
      <w:r w:rsidR="00805CC8" w:rsidRPr="00AA0C16">
        <w:t xml:space="preserve"> represents the three options that the user may choose in the Family</w:t>
      </w:r>
      <w:r w:rsidR="00D61F8D" w:rsidRPr="00AA0C16">
        <w:t>-</w:t>
      </w:r>
      <w:r w:rsidR="00805CC8" w:rsidRPr="00AA0C16">
        <w:t>level round of insertions</w:t>
      </w:r>
      <w:r w:rsidR="00750E22" w:rsidRPr="00AA0C16">
        <w:t xml:space="preserve"> (</w:t>
      </w:r>
      <w:r w:rsidR="00D61F8D" w:rsidRPr="00AA0C16">
        <w:t xml:space="preserve">Option 1 </w:t>
      </w:r>
      <w:r w:rsidR="00B532B0" w:rsidRPr="00AA0C16">
        <w:t>–</w:t>
      </w:r>
      <w:r w:rsidR="00750E22" w:rsidRPr="00AA0C16">
        <w:t xml:space="preserve"> </w:t>
      </w:r>
      <w:r w:rsidR="00D61F8D" w:rsidRPr="00AA0C16">
        <w:t>near to a genus</w:t>
      </w:r>
      <w:r w:rsidR="00B532B0" w:rsidRPr="00AA0C16">
        <w:t xml:space="preserve">; </w:t>
      </w:r>
      <w:r w:rsidR="00D61F8D" w:rsidRPr="00AA0C16">
        <w:t xml:space="preserve">Option 2 </w:t>
      </w:r>
      <w:r w:rsidR="00B532B0" w:rsidRPr="00AA0C16">
        <w:t xml:space="preserve">– </w:t>
      </w:r>
      <w:r w:rsidR="00D61F8D" w:rsidRPr="00AA0C16">
        <w:t>between two genera</w:t>
      </w:r>
      <w:r w:rsidR="00B532B0" w:rsidRPr="00AA0C16">
        <w:t xml:space="preserve">; </w:t>
      </w:r>
      <w:r w:rsidR="00D61F8D" w:rsidRPr="00AA0C16">
        <w:t xml:space="preserve">Option 3 </w:t>
      </w:r>
      <w:r w:rsidR="00B532B0" w:rsidRPr="00AA0C16">
        <w:t xml:space="preserve">– </w:t>
      </w:r>
      <w:r w:rsidR="00D61F8D" w:rsidRPr="00AA0C16">
        <w:t xml:space="preserve">at </w:t>
      </w:r>
      <w:r w:rsidR="00F72CF9" w:rsidRPr="00AA0C16">
        <w:t xml:space="preserve">the </w:t>
      </w:r>
      <w:r w:rsidR="00D61F8D" w:rsidRPr="00AA0C16">
        <w:t>family node</w:t>
      </w:r>
      <w:r w:rsidR="00750E22" w:rsidRPr="00AA0C16">
        <w:t>)</w:t>
      </w:r>
      <w:r w:rsidR="00805CC8" w:rsidRPr="00AA0C16">
        <w:t>.</w:t>
      </w:r>
      <w:r w:rsidR="001310BF" w:rsidRPr="00AA0C16">
        <w:t xml:space="preserve"> </w:t>
      </w:r>
      <w:r w:rsidR="00A3690A" w:rsidRPr="00AA0C16">
        <w:t>(iii)</w:t>
      </w:r>
      <w:r w:rsidR="00EE6956" w:rsidRPr="00AA0C16">
        <w:t xml:space="preserve"> represents the congeneric insertions at </w:t>
      </w:r>
      <w:r w:rsidR="003562B6" w:rsidRPr="00AA0C16">
        <w:t xml:space="preserve">the </w:t>
      </w:r>
      <w:r w:rsidR="00EE6956" w:rsidRPr="00AA0C16">
        <w:t>family level and</w:t>
      </w:r>
      <w:r w:rsidR="00D24336" w:rsidRPr="00AA0C16">
        <w:t>,</w:t>
      </w:r>
      <w:r w:rsidR="00EE6956" w:rsidRPr="00AA0C16">
        <w:t xml:space="preserve"> finally, the final </w:t>
      </w:r>
      <w:r w:rsidR="004C71E4" w:rsidRPr="00AA0C16">
        <w:t xml:space="preserve">pruned </w:t>
      </w:r>
      <w:r w:rsidR="00EE6956" w:rsidRPr="00AA0C16">
        <w:t>tree containing only the species of interest</w:t>
      </w:r>
      <w:r w:rsidR="004C71E4" w:rsidRPr="00AA0C16">
        <w:t xml:space="preserve">. </w:t>
      </w:r>
    </w:p>
    <w:p w14:paraId="12807028" w14:textId="473FC4B7" w:rsidR="00DD2C6B" w:rsidRPr="00827D51" w:rsidRDefault="00827D51" w:rsidP="00827D51">
      <w:pPr>
        <w:rPr>
          <w:i/>
          <w:iCs/>
        </w:rPr>
      </w:pPr>
      <w:del w:id="25" w:author="Microsoft Office User" w:date="2021-09-29T08:49:00Z">
        <w:r w:rsidRPr="00827D51" w:rsidDel="003D73BF">
          <w:rPr>
            <w:i/>
            <w:iCs/>
          </w:rPr>
          <w:lastRenderedPageBreak/>
          <w:delText>Darwinian</w:delText>
        </w:r>
      </w:del>
      <w:proofErr w:type="spellStart"/>
      <w:ins w:id="26" w:author="Microsoft Office User" w:date="2021-09-29T08:49:00Z">
        <w:r w:rsidR="003D73BF">
          <w:rPr>
            <w:i/>
            <w:iCs/>
          </w:rPr>
          <w:t>PD</w:t>
        </w:r>
      </w:ins>
      <w:r w:rsidRPr="00827D51">
        <w:rPr>
          <w:i/>
          <w:iCs/>
        </w:rPr>
        <w:t>_deficit</w:t>
      </w:r>
      <w:proofErr w:type="spellEnd"/>
    </w:p>
    <w:p w14:paraId="0DD1CD89" w14:textId="06BFA361" w:rsidR="0075149C" w:rsidRDefault="00827D51" w:rsidP="00FA162C">
      <w:pPr>
        <w:rPr>
          <w:rFonts w:cs="Times New Roman"/>
        </w:rPr>
      </w:pPr>
      <w:r>
        <w:rPr>
          <w:rFonts w:cs="Times New Roman"/>
        </w:rPr>
        <w:tab/>
        <w:t>Th</w:t>
      </w:r>
      <w:r w:rsidR="00670D24">
        <w:rPr>
          <w:rFonts w:cs="Times New Roman"/>
        </w:rPr>
        <w:t xml:space="preserve">e </w:t>
      </w:r>
      <w:del w:id="27" w:author="Gabriel Nakamura" w:date="2021-10-04T11:53:00Z">
        <w:r w:rsidR="00670D24" w:rsidRPr="004519C8" w:rsidDel="00431CC5">
          <w:rPr>
            <w:rFonts w:cs="Times New Roman"/>
            <w:i/>
            <w:iCs/>
          </w:rPr>
          <w:delText>Darwinian</w:delText>
        </w:r>
      </w:del>
      <w:proofErr w:type="spellStart"/>
      <w:ins w:id="28" w:author="Gabriel Nakamura" w:date="2021-10-04T11:53:00Z">
        <w:r w:rsidR="00431CC5">
          <w:rPr>
            <w:rFonts w:cs="Times New Roman"/>
            <w:i/>
            <w:iCs/>
          </w:rPr>
          <w:t>PD</w:t>
        </w:r>
      </w:ins>
      <w:r w:rsidR="00670D24" w:rsidRPr="004519C8">
        <w:rPr>
          <w:rFonts w:cs="Times New Roman"/>
          <w:i/>
          <w:iCs/>
        </w:rPr>
        <w:t>_deficit</w:t>
      </w:r>
      <w:proofErr w:type="spellEnd"/>
      <w:r>
        <w:rPr>
          <w:rFonts w:cs="Times New Roman"/>
        </w:rPr>
        <w:t xml:space="preserve"> function </w:t>
      </w:r>
      <w:r w:rsidR="00670D24">
        <w:rPr>
          <w:rFonts w:cs="Times New Roman"/>
        </w:rPr>
        <w:t>calculates</w:t>
      </w:r>
      <w:r w:rsidR="0075149C">
        <w:rPr>
          <w:rFonts w:cs="Times New Roman"/>
        </w:rPr>
        <w:t xml:space="preserve"> a measure of Darwinian shortfalls</w:t>
      </w:r>
      <w:r w:rsidR="00877228">
        <w:rPr>
          <w:rFonts w:cs="Times New Roman"/>
        </w:rPr>
        <w:t xml:space="preserve"> following </w:t>
      </w:r>
      <w:r w:rsidR="0075149C">
        <w:rPr>
          <w:rFonts w:cs="Times New Roman"/>
        </w:rPr>
        <w:t>Equation 1:</w:t>
      </w:r>
    </w:p>
    <w:p w14:paraId="13029492" w14:textId="1C43245C" w:rsidR="00827D51" w:rsidRDefault="00E160C5" w:rsidP="0075149C">
      <w:pPr>
        <w:jc w:val="center"/>
        <w:rPr>
          <w:rFonts w:eastAsiaTheme="minorEastAsia" w:cs="Times New Roman"/>
          <w:sz w:val="22"/>
          <w:szCs w:val="22"/>
        </w:rPr>
      </w:pPr>
      <m:oMath>
        <m:f>
          <m:fPr>
            <m:type m:val="skw"/>
            <m:ctrlPr>
              <w:ins w:id="29" w:author="Gabriel Nakamura" w:date="2021-10-04T19:12:00Z">
                <w:rPr>
                  <w:rFonts w:ascii="Cambria Math" w:hAnsi="Cambria Math" w:cs="Times New Roman"/>
                  <w:i/>
                  <w:sz w:val="22"/>
                  <w:szCs w:val="22"/>
                </w:rPr>
              </w:ins>
            </m:ctrlPr>
          </m:fPr>
          <m:num>
            <m:sSub>
              <m:sSubPr>
                <m:ctrlPr>
                  <w:ins w:id="30" w:author="Gabriel Nakamura" w:date="2021-10-04T19:12:00Z">
                    <w:rPr>
                      <w:rFonts w:ascii="Cambria Math" w:hAnsi="Cambria Math" w:cs="Times New Roman"/>
                      <w:i/>
                      <w:sz w:val="22"/>
                      <w:szCs w:val="22"/>
                    </w:rPr>
                  </w:ins>
                </m:ctrlPr>
              </m:sSubPr>
              <m:e>
                <m:r>
                  <w:rPr>
                    <w:rFonts w:ascii="Cambria Math" w:hAnsi="Cambria Math" w:cs="Times New Roman"/>
                    <w:sz w:val="22"/>
                    <w:szCs w:val="22"/>
                  </w:rPr>
                  <m:t>PD</m:t>
                </m:r>
              </m:e>
              <m:sub>
                <m:r>
                  <w:rPr>
                    <w:rFonts w:ascii="Cambria Math" w:hAnsi="Cambria Math" w:cs="Times New Roman"/>
                    <w:sz w:val="22"/>
                    <w:szCs w:val="22"/>
                  </w:rPr>
                  <m:t>inserted</m:t>
                </m:r>
              </m:sub>
            </m:sSub>
          </m:num>
          <m:den>
            <m:sSub>
              <m:sSubPr>
                <m:ctrlPr>
                  <w:ins w:id="31" w:author="Gabriel Nakamura" w:date="2021-10-04T19:12:00Z">
                    <w:rPr>
                      <w:rFonts w:ascii="Cambria Math" w:hAnsi="Cambria Math" w:cs="Times New Roman"/>
                      <w:i/>
                      <w:sz w:val="22"/>
                      <w:szCs w:val="22"/>
                    </w:rPr>
                  </w:ins>
                </m:ctrlPr>
              </m:sSubPr>
              <m:e>
                <m:r>
                  <w:rPr>
                    <w:rFonts w:ascii="Cambria Math" w:hAnsi="Cambria Math" w:cs="Times New Roman"/>
                    <w:sz w:val="22"/>
                    <w:szCs w:val="22"/>
                  </w:rPr>
                  <m:t>PD</m:t>
                </m:r>
              </m:e>
              <m:sub>
                <m:r>
                  <w:rPr>
                    <w:rFonts w:ascii="Cambria Math" w:hAnsi="Cambria Math" w:cs="Times New Roman"/>
                    <w:sz w:val="22"/>
                    <w:szCs w:val="22"/>
                  </w:rPr>
                  <m:t>inserted</m:t>
                </m:r>
              </m:sub>
            </m:sSub>
            <m:r>
              <w:rPr>
                <w:rFonts w:ascii="Cambria Math" w:hAnsi="Cambria Math" w:cs="Times New Roman"/>
                <w:sz w:val="22"/>
                <w:szCs w:val="22"/>
              </w:rPr>
              <m:t xml:space="preserve">+ </m:t>
            </m:r>
            <m:sSub>
              <m:sSubPr>
                <m:ctrlPr>
                  <w:ins w:id="32" w:author="Gabriel Nakamura" w:date="2021-10-04T19:12:00Z">
                    <w:rPr>
                      <w:rFonts w:ascii="Cambria Math" w:hAnsi="Cambria Math" w:cs="Times New Roman"/>
                      <w:i/>
                      <w:sz w:val="22"/>
                      <w:szCs w:val="22"/>
                    </w:rPr>
                  </w:ins>
                </m:ctrlPr>
              </m:sSubPr>
              <m:e>
                <m:r>
                  <w:rPr>
                    <w:rFonts w:ascii="Cambria Math" w:hAnsi="Cambria Math" w:cs="Times New Roman"/>
                    <w:sz w:val="22"/>
                    <w:szCs w:val="22"/>
                  </w:rPr>
                  <m:t>PD</m:t>
                </m:r>
              </m:e>
              <m:sub>
                <m:r>
                  <w:rPr>
                    <w:rFonts w:ascii="Cambria Math" w:hAnsi="Cambria Math" w:cs="Times New Roman"/>
                    <w:sz w:val="22"/>
                    <w:szCs w:val="22"/>
                  </w:rPr>
                  <m:t>present in tree</m:t>
                </m:r>
              </m:sub>
            </m:sSub>
          </m:den>
        </m:f>
      </m:oMath>
      <w:r w:rsidR="0075149C">
        <w:rPr>
          <w:rFonts w:eastAsiaTheme="minorEastAsia" w:cs="Times New Roman"/>
          <w:sz w:val="22"/>
          <w:szCs w:val="22"/>
        </w:rPr>
        <w:tab/>
        <w:t>Equation 1</w:t>
      </w:r>
    </w:p>
    <w:p w14:paraId="56D69983" w14:textId="01CC2A5C" w:rsidR="0075149C" w:rsidRDefault="0075149C" w:rsidP="0075149C">
      <w:pPr>
        <w:jc w:val="center"/>
        <w:rPr>
          <w:rFonts w:eastAsiaTheme="minorEastAsia" w:cs="Times New Roman"/>
          <w:sz w:val="22"/>
          <w:szCs w:val="22"/>
        </w:rPr>
      </w:pPr>
    </w:p>
    <w:p w14:paraId="1081B0E4" w14:textId="35F28D53" w:rsidR="0075149C" w:rsidRPr="004519C8" w:rsidRDefault="0075149C" w:rsidP="0075149C">
      <w:pPr>
        <w:rPr>
          <w:rFonts w:eastAsiaTheme="minorEastAsia" w:cs="Times New Roman"/>
        </w:rPr>
      </w:pPr>
      <w:r w:rsidRPr="004519C8">
        <w:rPr>
          <w:rFonts w:eastAsiaTheme="minorEastAsia" w:cs="Times New Roman"/>
        </w:rPr>
        <w:t xml:space="preserve">In this function, </w:t>
      </w:r>
      <w:proofErr w:type="spellStart"/>
      <w:r w:rsidRPr="004519C8">
        <w:rPr>
          <w:rFonts w:eastAsiaTheme="minorEastAsia" w:cs="Times New Roman"/>
        </w:rPr>
        <w:t>PD</w:t>
      </w:r>
      <w:r w:rsidRPr="004519C8">
        <w:rPr>
          <w:rFonts w:eastAsiaTheme="minorEastAsia" w:cs="Times New Roman"/>
          <w:vertAlign w:val="subscript"/>
        </w:rPr>
        <w:t>inserted</w:t>
      </w:r>
      <w:proofErr w:type="spellEnd"/>
      <w:r w:rsidRPr="004519C8">
        <w:rPr>
          <w:rFonts w:eastAsiaTheme="minorEastAsia" w:cs="Times New Roman"/>
        </w:rPr>
        <w:t xml:space="preserve"> </w:t>
      </w:r>
      <w:r w:rsidR="008E7F50" w:rsidRPr="004519C8">
        <w:rPr>
          <w:rFonts w:eastAsiaTheme="minorEastAsia" w:cs="Times New Roman"/>
        </w:rPr>
        <w:t>is</w:t>
      </w:r>
      <w:r w:rsidRPr="004519C8">
        <w:rPr>
          <w:rFonts w:eastAsiaTheme="minorEastAsia" w:cs="Times New Roman"/>
        </w:rPr>
        <w:t xml:space="preserve"> the</w:t>
      </w:r>
      <w:r w:rsidR="00D80CA0" w:rsidRPr="004519C8">
        <w:rPr>
          <w:rFonts w:eastAsiaTheme="minorEastAsia" w:cs="Times New Roman"/>
        </w:rPr>
        <w:t xml:space="preserve"> sum of the</w:t>
      </w:r>
      <w:r w:rsidRPr="004519C8">
        <w:rPr>
          <w:rFonts w:eastAsiaTheme="minorEastAsia" w:cs="Times New Roman"/>
        </w:rPr>
        <w:t xml:space="preserve"> </w:t>
      </w:r>
      <w:r w:rsidR="008412DA" w:rsidRPr="004519C8">
        <w:rPr>
          <w:rFonts w:eastAsiaTheme="minorEastAsia" w:cs="Times New Roman"/>
        </w:rPr>
        <w:t xml:space="preserve">branch lengths of species </w:t>
      </w:r>
      <w:r w:rsidR="00CE104F" w:rsidRPr="004519C8">
        <w:rPr>
          <w:rFonts w:eastAsiaTheme="minorEastAsia" w:cs="Times New Roman"/>
        </w:rPr>
        <w:t xml:space="preserve">in the phylogenetic tree </w:t>
      </w:r>
      <w:r w:rsidR="00C87EB1" w:rsidRPr="004519C8">
        <w:rPr>
          <w:rFonts w:eastAsiaTheme="minorEastAsia" w:cs="Times New Roman"/>
        </w:rPr>
        <w:t xml:space="preserve">before the insertion </w:t>
      </w:r>
      <w:r w:rsidR="008412DA" w:rsidRPr="004519C8">
        <w:rPr>
          <w:rFonts w:eastAsiaTheme="minorEastAsia" w:cs="Times New Roman"/>
        </w:rPr>
        <w:t>procedure</w:t>
      </w:r>
      <w:r w:rsidR="00C87EB1" w:rsidRPr="004519C8">
        <w:rPr>
          <w:rFonts w:eastAsiaTheme="minorEastAsia" w:cs="Times New Roman"/>
        </w:rPr>
        <w:t xml:space="preserve">. </w:t>
      </w:r>
      <w:proofErr w:type="spellStart"/>
      <w:r w:rsidR="00C87EB1" w:rsidRPr="004519C8">
        <w:rPr>
          <w:rFonts w:eastAsiaTheme="minorEastAsia" w:cs="Times New Roman"/>
        </w:rPr>
        <w:t>PD</w:t>
      </w:r>
      <w:r w:rsidR="00F43EC5" w:rsidRPr="004519C8">
        <w:rPr>
          <w:rFonts w:eastAsiaTheme="minorEastAsia" w:cs="Times New Roman"/>
          <w:vertAlign w:val="subscript"/>
        </w:rPr>
        <w:t>present</w:t>
      </w:r>
      <w:proofErr w:type="spellEnd"/>
      <w:r w:rsidR="00F43EC5" w:rsidRPr="004519C8">
        <w:rPr>
          <w:rFonts w:eastAsiaTheme="minorEastAsia" w:cs="Times New Roman"/>
          <w:vertAlign w:val="subscript"/>
        </w:rPr>
        <w:t xml:space="preserve"> in tree</w:t>
      </w:r>
      <w:r w:rsidR="00C87EB1" w:rsidRPr="004519C8">
        <w:rPr>
          <w:rFonts w:eastAsiaTheme="minorEastAsia" w:cs="Times New Roman"/>
        </w:rPr>
        <w:t xml:space="preserve"> </w:t>
      </w:r>
      <w:r w:rsidR="005D0A5E" w:rsidRPr="004519C8">
        <w:rPr>
          <w:rFonts w:eastAsiaTheme="minorEastAsia" w:cs="Times New Roman"/>
        </w:rPr>
        <w:t>is</w:t>
      </w:r>
      <w:r w:rsidR="00C87EB1" w:rsidRPr="004519C8">
        <w:rPr>
          <w:rFonts w:eastAsiaTheme="minorEastAsia" w:cs="Times New Roman"/>
        </w:rPr>
        <w:t xml:space="preserve"> the</w:t>
      </w:r>
      <w:r w:rsidR="00D80CA0" w:rsidRPr="004519C8">
        <w:rPr>
          <w:rFonts w:eastAsiaTheme="minorEastAsia" w:cs="Times New Roman"/>
        </w:rPr>
        <w:t xml:space="preserve"> sum</w:t>
      </w:r>
      <w:r w:rsidR="00F43EC5" w:rsidRPr="004519C8">
        <w:rPr>
          <w:rFonts w:eastAsiaTheme="minorEastAsia" w:cs="Times New Roman"/>
        </w:rPr>
        <w:t xml:space="preserve"> </w:t>
      </w:r>
      <w:r w:rsidR="008412DA" w:rsidRPr="004519C8">
        <w:rPr>
          <w:rFonts w:eastAsiaTheme="minorEastAsia" w:cs="Times New Roman"/>
        </w:rPr>
        <w:t xml:space="preserve">of branch lengths of the species </w:t>
      </w:r>
      <w:r w:rsidR="00F2772E" w:rsidRPr="004519C8">
        <w:rPr>
          <w:rFonts w:eastAsiaTheme="minorEastAsia" w:cs="Times New Roman"/>
        </w:rPr>
        <w:t>inserted in</w:t>
      </w:r>
      <w:r w:rsidR="00085B27" w:rsidRPr="004519C8">
        <w:rPr>
          <w:rFonts w:eastAsiaTheme="minorEastAsia" w:cs="Times New Roman"/>
        </w:rPr>
        <w:t xml:space="preserve"> the tree. </w:t>
      </w:r>
      <w:r w:rsidR="006F2D30" w:rsidRPr="004519C8">
        <w:rPr>
          <w:rFonts w:eastAsiaTheme="minorEastAsia" w:cs="Times New Roman"/>
        </w:rPr>
        <w:t xml:space="preserve">The Darwinian deficit </w:t>
      </w:r>
      <w:r w:rsidR="00DE5759" w:rsidRPr="004519C8">
        <w:rPr>
          <w:rFonts w:eastAsiaTheme="minorEastAsia" w:cs="Times New Roman"/>
        </w:rPr>
        <w:t>ranges from 0 (</w:t>
      </w:r>
      <w:del w:id="33" w:author="Gabriel Nakamura" w:date="2021-10-04T11:53:00Z">
        <w:r w:rsidR="00DE5759" w:rsidRPr="004519C8" w:rsidDel="00431CC5">
          <w:rPr>
            <w:rFonts w:eastAsiaTheme="minorEastAsia" w:cs="Times New Roman"/>
          </w:rPr>
          <w:delText xml:space="preserve">most </w:delText>
        </w:r>
      </w:del>
      <w:ins w:id="34" w:author="Gabriel Nakamura" w:date="2021-10-04T11:53:00Z">
        <w:r w:rsidR="00431CC5">
          <w:rPr>
            <w:rFonts w:eastAsiaTheme="minorEastAsia" w:cs="Times New Roman"/>
          </w:rPr>
          <w:t>all</w:t>
        </w:r>
        <w:r w:rsidR="00431CC5" w:rsidRPr="004519C8">
          <w:rPr>
            <w:rFonts w:eastAsiaTheme="minorEastAsia" w:cs="Times New Roman"/>
          </w:rPr>
          <w:t xml:space="preserve"> </w:t>
        </w:r>
      </w:ins>
      <w:r w:rsidR="00DE5759" w:rsidRPr="004519C8">
        <w:rPr>
          <w:rFonts w:eastAsiaTheme="minorEastAsia" w:cs="Times New Roman"/>
        </w:rPr>
        <w:t xml:space="preserve">species already present in the tree before the insertion procedure) to </w:t>
      </w:r>
      <w:r w:rsidR="00085B27" w:rsidRPr="004519C8">
        <w:rPr>
          <w:rFonts w:eastAsiaTheme="minorEastAsia" w:cs="Times New Roman"/>
        </w:rPr>
        <w:t xml:space="preserve">1 </w:t>
      </w:r>
      <w:r w:rsidR="00DE5759" w:rsidRPr="004519C8">
        <w:rPr>
          <w:rFonts w:eastAsiaTheme="minorEastAsia" w:cs="Times New Roman"/>
        </w:rPr>
        <w:t>(</w:t>
      </w:r>
      <w:r w:rsidR="00085B27" w:rsidRPr="004519C8">
        <w:rPr>
          <w:rFonts w:eastAsiaTheme="minorEastAsia" w:cs="Times New Roman"/>
        </w:rPr>
        <w:t xml:space="preserve">all the species </w:t>
      </w:r>
      <w:r w:rsidR="00DE5759" w:rsidRPr="004519C8">
        <w:rPr>
          <w:rFonts w:eastAsiaTheme="minorEastAsia" w:cs="Times New Roman"/>
        </w:rPr>
        <w:t>in</w:t>
      </w:r>
      <w:r w:rsidR="007B7D27" w:rsidRPr="004519C8">
        <w:rPr>
          <w:rFonts w:eastAsiaTheme="minorEastAsia" w:cs="Times New Roman"/>
        </w:rPr>
        <w:t xml:space="preserve"> the phylogenetic tree </w:t>
      </w:r>
      <w:r w:rsidR="00DE5759" w:rsidRPr="004519C8">
        <w:rPr>
          <w:rFonts w:eastAsiaTheme="minorEastAsia" w:cs="Times New Roman"/>
        </w:rPr>
        <w:t>were</w:t>
      </w:r>
      <w:r w:rsidR="007B7D27" w:rsidRPr="004519C8">
        <w:rPr>
          <w:rFonts w:eastAsiaTheme="minorEastAsia" w:cs="Times New Roman"/>
        </w:rPr>
        <w:t xml:space="preserve"> inserted</w:t>
      </w:r>
      <w:r w:rsidR="004519C8">
        <w:rPr>
          <w:rFonts w:eastAsiaTheme="minorEastAsia" w:cs="Times New Roman"/>
        </w:rPr>
        <w:t xml:space="preserve"> an</w:t>
      </w:r>
      <w:ins w:id="35" w:author="Gabriel Nakamura" w:date="2021-10-04T11:54:00Z">
        <w:r w:rsidR="00431CC5">
          <w:rPr>
            <w:rFonts w:eastAsiaTheme="minorEastAsia" w:cs="Times New Roman"/>
          </w:rPr>
          <w:t>d</w:t>
        </w:r>
      </w:ins>
      <w:r w:rsidR="004519C8">
        <w:rPr>
          <w:rFonts w:eastAsiaTheme="minorEastAsia" w:cs="Times New Roman"/>
        </w:rPr>
        <w:t xml:space="preserve"> was not presented in backbone phylogeny</w:t>
      </w:r>
      <w:r w:rsidR="00DE5759" w:rsidRPr="004519C8">
        <w:rPr>
          <w:rFonts w:eastAsiaTheme="minorEastAsia" w:cs="Times New Roman"/>
        </w:rPr>
        <w:t>)</w:t>
      </w:r>
      <w:r w:rsidR="007B7D27" w:rsidRPr="004519C8">
        <w:rPr>
          <w:rFonts w:eastAsiaTheme="minorEastAsia" w:cs="Times New Roman"/>
        </w:rPr>
        <w:t>.</w:t>
      </w:r>
      <w:r w:rsidR="00C235A0" w:rsidRPr="004519C8">
        <w:rPr>
          <w:rFonts w:eastAsiaTheme="minorEastAsia" w:cs="Times New Roman"/>
        </w:rPr>
        <w:t xml:space="preserve"> </w:t>
      </w:r>
      <w:ins w:id="36" w:author="Microsoft Office User" w:date="2021-09-29T08:50:00Z">
        <w:r w:rsidR="00FD390F">
          <w:rPr>
            <w:rFonts w:eastAsiaTheme="minorEastAsia" w:cs="Times New Roman"/>
          </w:rPr>
          <w:t xml:space="preserve">This function returns a vector with three </w:t>
        </w:r>
        <w:del w:id="37" w:author="Gabriel Nakamura" w:date="2021-10-04T11:54:00Z">
          <w:r w:rsidR="00FD390F" w:rsidDel="00431CC5">
            <w:rPr>
              <w:rFonts w:eastAsiaTheme="minorEastAsia" w:cs="Times New Roman"/>
            </w:rPr>
            <w:delText>quantities</w:delText>
          </w:r>
        </w:del>
      </w:ins>
      <w:ins w:id="38" w:author="Gabriel Nakamura" w:date="2021-10-04T11:54:00Z">
        <w:r w:rsidR="00431CC5">
          <w:rPr>
            <w:rFonts w:eastAsiaTheme="minorEastAsia" w:cs="Times New Roman"/>
          </w:rPr>
          <w:t>values</w:t>
        </w:r>
      </w:ins>
      <w:ins w:id="39" w:author="Microsoft Office User" w:date="2021-09-29T08:50:00Z">
        <w:r w:rsidR="00FD390F">
          <w:rPr>
            <w:rFonts w:eastAsiaTheme="minorEastAsia" w:cs="Times New Roman"/>
          </w:rPr>
          <w:t xml:space="preserve">, the </w:t>
        </w:r>
      </w:ins>
      <w:ins w:id="40" w:author="Microsoft Office User" w:date="2021-09-29T08:51:00Z">
        <w:r w:rsidR="00463EBB">
          <w:rPr>
            <w:rFonts w:eastAsiaTheme="minorEastAsia" w:cs="Times New Roman"/>
          </w:rPr>
          <w:t>Darwinian shortfall (Equation 1), the total phylogenetic diversity calculated as the sum of branch lengths of the tree</w:t>
        </w:r>
      </w:ins>
      <w:ins w:id="41" w:author="Gabriel Nakamura" w:date="2021-10-04T11:57:00Z">
        <w:r w:rsidR="005900C8">
          <w:rPr>
            <w:rFonts w:eastAsiaTheme="minorEastAsia" w:cs="Times New Roman"/>
          </w:rPr>
          <w:t xml:space="preserve"> (</w:t>
        </w:r>
        <w:proofErr w:type="spellStart"/>
        <w:r w:rsidR="005900C8" w:rsidRPr="007F251A">
          <w:rPr>
            <w:rFonts w:eastAsiaTheme="minorEastAsia" w:cs="Times New Roman"/>
            <w:i/>
            <w:iCs/>
          </w:rPr>
          <w:t>PD</w:t>
        </w:r>
        <w:r w:rsidR="005900C8" w:rsidRPr="007F251A">
          <w:rPr>
            <w:rFonts w:eastAsiaTheme="minorEastAsia" w:cs="Times New Roman"/>
            <w:i/>
            <w:iCs/>
            <w:vertAlign w:val="subscript"/>
          </w:rPr>
          <w:t>total</w:t>
        </w:r>
        <w:proofErr w:type="spellEnd"/>
        <w:r w:rsidR="005900C8">
          <w:rPr>
            <w:rFonts w:eastAsiaTheme="minorEastAsia" w:cs="Times New Roman"/>
          </w:rPr>
          <w:t>)</w:t>
        </w:r>
      </w:ins>
      <w:ins w:id="42" w:author="Gabriel Nakamura" w:date="2021-10-04T11:54:00Z">
        <w:r w:rsidR="00DC31B7">
          <w:rPr>
            <w:rFonts w:eastAsiaTheme="minorEastAsia" w:cs="Times New Roman"/>
          </w:rPr>
          <w:t xml:space="preserve">, the </w:t>
        </w:r>
      </w:ins>
      <w:ins w:id="43" w:author="Gabriel Nakamura" w:date="2021-10-04T11:55:00Z">
        <w:r w:rsidR="00DC31B7">
          <w:rPr>
            <w:rFonts w:eastAsiaTheme="minorEastAsia" w:cs="Times New Roman"/>
          </w:rPr>
          <w:t>sum of branch lengths</w:t>
        </w:r>
      </w:ins>
      <w:ins w:id="44" w:author="Microsoft Office User" w:date="2021-09-29T08:51:00Z">
        <w:del w:id="45" w:author="Gabriel Nakamura" w:date="2021-10-04T11:55:00Z">
          <w:r w:rsidR="00463EBB" w:rsidDel="00DC31B7">
            <w:rPr>
              <w:rFonts w:eastAsiaTheme="minorEastAsia" w:cs="Times New Roman"/>
            </w:rPr>
            <w:delText xml:space="preserve"> </w:delText>
          </w:r>
          <w:r w:rsidR="007C0F39" w:rsidDel="00DC31B7">
            <w:rPr>
              <w:rFonts w:eastAsiaTheme="minorEastAsia" w:cs="Times New Roman"/>
            </w:rPr>
            <w:delText>including</w:delText>
          </w:r>
        </w:del>
        <w:r w:rsidR="007C0F39">
          <w:rPr>
            <w:rFonts w:eastAsiaTheme="minorEastAsia" w:cs="Times New Roman"/>
          </w:rPr>
          <w:t xml:space="preserve"> </w:t>
        </w:r>
      </w:ins>
      <w:ins w:id="46" w:author="Microsoft Office User" w:date="2021-09-29T08:52:00Z">
        <w:r w:rsidR="007C0F39">
          <w:rPr>
            <w:rFonts w:eastAsiaTheme="minorEastAsia" w:cs="Times New Roman"/>
          </w:rPr>
          <w:t>inserted</w:t>
        </w:r>
      </w:ins>
      <w:ins w:id="47" w:author="Gabriel Nakamura" w:date="2021-10-04T11:55:00Z">
        <w:r w:rsidR="002B4C2C">
          <w:rPr>
            <w:rFonts w:eastAsiaTheme="minorEastAsia" w:cs="Times New Roman"/>
          </w:rPr>
          <w:t xml:space="preserve"> (</w:t>
        </w:r>
        <w:proofErr w:type="spellStart"/>
        <w:r w:rsidR="002B4C2C" w:rsidRPr="002B4C2C">
          <w:rPr>
            <w:rFonts w:eastAsiaTheme="minorEastAsia" w:cs="Times New Roman"/>
            <w:i/>
            <w:iCs/>
            <w:rPrChange w:id="48" w:author="Gabriel Nakamura" w:date="2021-10-04T11:56:00Z">
              <w:rPr>
                <w:rFonts w:eastAsiaTheme="minorEastAsia" w:cs="Times New Roman"/>
              </w:rPr>
            </w:rPrChange>
          </w:rPr>
          <w:t>PD</w:t>
        </w:r>
        <w:r w:rsidR="002B4C2C" w:rsidRPr="002B4C2C">
          <w:rPr>
            <w:rFonts w:eastAsiaTheme="minorEastAsia" w:cs="Times New Roman"/>
            <w:i/>
            <w:iCs/>
            <w:vertAlign w:val="subscript"/>
            <w:rPrChange w:id="49" w:author="Gabriel Nakamura" w:date="2021-10-04T11:56:00Z">
              <w:rPr>
                <w:rFonts w:eastAsiaTheme="minorEastAsia" w:cs="Times New Roman"/>
              </w:rPr>
            </w:rPrChange>
          </w:rPr>
          <w:t>inserted</w:t>
        </w:r>
        <w:proofErr w:type="spellEnd"/>
        <w:r w:rsidR="002B4C2C">
          <w:rPr>
            <w:rFonts w:eastAsiaTheme="minorEastAsia" w:cs="Times New Roman"/>
          </w:rPr>
          <w:t>)</w:t>
        </w:r>
      </w:ins>
      <w:ins w:id="50" w:author="Microsoft Office User" w:date="2021-09-29T08:52:00Z">
        <w:r w:rsidR="007C0F39">
          <w:rPr>
            <w:rFonts w:eastAsiaTheme="minorEastAsia" w:cs="Times New Roman"/>
          </w:rPr>
          <w:t xml:space="preserve"> and present</w:t>
        </w:r>
      </w:ins>
      <w:ins w:id="51" w:author="Gabriel Nakamura" w:date="2021-10-04T11:57:00Z">
        <w:r w:rsidR="005900C8">
          <w:rPr>
            <w:rFonts w:eastAsiaTheme="minorEastAsia" w:cs="Times New Roman"/>
          </w:rPr>
          <w:t xml:space="preserve"> (</w:t>
        </w:r>
        <w:proofErr w:type="spellStart"/>
        <w:r w:rsidR="005900C8" w:rsidRPr="005900C8">
          <w:rPr>
            <w:rFonts w:eastAsiaTheme="minorEastAsia" w:cs="Times New Roman"/>
            <w:i/>
            <w:iCs/>
            <w:rPrChange w:id="52" w:author="Gabriel Nakamura" w:date="2021-10-04T11:57:00Z">
              <w:rPr>
                <w:rFonts w:eastAsiaTheme="minorEastAsia" w:cs="Times New Roman"/>
              </w:rPr>
            </w:rPrChange>
          </w:rPr>
          <w:t>PDpresent</w:t>
        </w:r>
        <w:proofErr w:type="spellEnd"/>
        <w:r w:rsidR="005900C8">
          <w:rPr>
            <w:rFonts w:eastAsiaTheme="minorEastAsia" w:cs="Times New Roman"/>
          </w:rPr>
          <w:t>)</w:t>
        </w:r>
      </w:ins>
      <w:ins w:id="53" w:author="Gabriel Nakamura" w:date="2021-10-04T11:55:00Z">
        <w:r w:rsidR="002B4C2C">
          <w:rPr>
            <w:rFonts w:eastAsiaTheme="minorEastAsia" w:cs="Times New Roman"/>
          </w:rPr>
          <w:t xml:space="preserve"> </w:t>
        </w:r>
      </w:ins>
      <w:ins w:id="54" w:author="Microsoft Office User" w:date="2021-09-29T08:52:00Z">
        <w:del w:id="55" w:author="Gabriel Nakamura" w:date="2021-10-04T11:57:00Z">
          <w:r w:rsidR="007C0F39" w:rsidDel="005900C8">
            <w:rPr>
              <w:rFonts w:eastAsiaTheme="minorEastAsia" w:cs="Times New Roman"/>
            </w:rPr>
            <w:delText xml:space="preserve"> </w:delText>
          </w:r>
        </w:del>
      </w:ins>
      <w:ins w:id="56" w:author="Gabriel Nakamura" w:date="2021-10-04T11:55:00Z">
        <w:r w:rsidR="00DC31B7">
          <w:rPr>
            <w:rFonts w:eastAsiaTheme="minorEastAsia" w:cs="Times New Roman"/>
          </w:rPr>
          <w:t>in the final tree</w:t>
        </w:r>
      </w:ins>
      <w:ins w:id="57" w:author="Gabriel Nakamura" w:date="2021-10-04T11:56:00Z">
        <w:r w:rsidR="005900C8">
          <w:rPr>
            <w:rFonts w:eastAsiaTheme="minorEastAsia" w:cs="Times New Roman"/>
          </w:rPr>
          <w:t xml:space="preserve">. It is worth noting that the sum of </w:t>
        </w:r>
        <w:proofErr w:type="spellStart"/>
        <w:r w:rsidR="005900C8" w:rsidRPr="005900C8">
          <w:rPr>
            <w:rFonts w:eastAsiaTheme="minorEastAsia" w:cs="Times New Roman"/>
            <w:i/>
            <w:iCs/>
            <w:rPrChange w:id="58" w:author="Gabriel Nakamura" w:date="2021-10-04T11:57:00Z">
              <w:rPr>
                <w:rFonts w:eastAsiaTheme="minorEastAsia" w:cs="Times New Roman"/>
              </w:rPr>
            </w:rPrChange>
          </w:rPr>
          <w:t>PD</w:t>
        </w:r>
        <w:r w:rsidR="005900C8" w:rsidRPr="005900C8">
          <w:rPr>
            <w:rFonts w:eastAsiaTheme="minorEastAsia" w:cs="Times New Roman"/>
            <w:i/>
            <w:iCs/>
            <w:vertAlign w:val="subscript"/>
            <w:rPrChange w:id="59" w:author="Gabriel Nakamura" w:date="2021-10-04T11:57:00Z">
              <w:rPr>
                <w:rFonts w:eastAsiaTheme="minorEastAsia" w:cs="Times New Roman"/>
              </w:rPr>
            </w:rPrChange>
          </w:rPr>
          <w:t>inserted</w:t>
        </w:r>
        <w:proofErr w:type="spellEnd"/>
        <w:r w:rsidR="005900C8">
          <w:rPr>
            <w:rFonts w:eastAsiaTheme="minorEastAsia" w:cs="Times New Roman"/>
          </w:rPr>
          <w:t xml:space="preserve"> and </w:t>
        </w:r>
        <w:proofErr w:type="spellStart"/>
        <w:r w:rsidR="005900C8" w:rsidRPr="005900C8">
          <w:rPr>
            <w:rFonts w:eastAsiaTheme="minorEastAsia" w:cs="Times New Roman"/>
            <w:i/>
            <w:iCs/>
            <w:rPrChange w:id="60" w:author="Gabriel Nakamura" w:date="2021-10-04T11:58:00Z">
              <w:rPr>
                <w:rFonts w:eastAsiaTheme="minorEastAsia" w:cs="Times New Roman"/>
              </w:rPr>
            </w:rPrChange>
          </w:rPr>
          <w:t>PD</w:t>
        </w:r>
        <w:r w:rsidR="005900C8" w:rsidRPr="005900C8">
          <w:rPr>
            <w:rFonts w:eastAsiaTheme="minorEastAsia" w:cs="Times New Roman"/>
            <w:i/>
            <w:iCs/>
            <w:vertAlign w:val="subscript"/>
            <w:rPrChange w:id="61" w:author="Gabriel Nakamura" w:date="2021-10-04T11:58:00Z">
              <w:rPr>
                <w:rFonts w:eastAsiaTheme="minorEastAsia" w:cs="Times New Roman"/>
              </w:rPr>
            </w:rPrChange>
          </w:rPr>
          <w:t>present</w:t>
        </w:r>
      </w:ins>
      <w:proofErr w:type="spellEnd"/>
      <w:ins w:id="62" w:author="Gabriel Nakamura" w:date="2021-10-04T11:55:00Z">
        <w:r w:rsidR="00DC31B7">
          <w:rPr>
            <w:rFonts w:eastAsiaTheme="minorEastAsia" w:cs="Times New Roman"/>
          </w:rPr>
          <w:t xml:space="preserve"> </w:t>
        </w:r>
      </w:ins>
      <w:ins w:id="63" w:author="Microsoft Office User" w:date="2021-09-29T08:52:00Z">
        <w:del w:id="64" w:author="Gabriel Nakamura" w:date="2021-10-04T11:55:00Z">
          <w:r w:rsidR="007C0F39" w:rsidDel="00DC31B7">
            <w:rPr>
              <w:rFonts w:eastAsiaTheme="minorEastAsia" w:cs="Times New Roman"/>
            </w:rPr>
            <w:delText xml:space="preserve">species </w:delText>
          </w:r>
          <w:r w:rsidR="007C0F39" w:rsidDel="002B4C2C">
            <w:rPr>
              <w:rFonts w:eastAsiaTheme="minorEastAsia" w:cs="Times New Roman"/>
            </w:rPr>
            <w:delText>(PDtotal)</w:delText>
          </w:r>
        </w:del>
        <w:del w:id="65" w:author="Gabriel Nakamura" w:date="2021-10-04T11:56:00Z">
          <w:r w:rsidR="007C0F39" w:rsidDel="005900C8">
            <w:rPr>
              <w:rFonts w:eastAsiaTheme="minorEastAsia" w:cs="Times New Roman"/>
            </w:rPr>
            <w:delText>, the total of phylogenetic information that was inserted</w:delText>
          </w:r>
        </w:del>
      </w:ins>
      <w:ins w:id="66" w:author="Gabriel Nakamura" w:date="2021-10-04T11:58:00Z">
        <w:r w:rsidR="005900C8">
          <w:rPr>
            <w:rFonts w:eastAsiaTheme="minorEastAsia" w:cs="Times New Roman"/>
          </w:rPr>
          <w:t xml:space="preserve">are complementary, summing up to </w:t>
        </w:r>
        <w:proofErr w:type="spellStart"/>
        <w:r w:rsidR="005900C8" w:rsidRPr="005900C8">
          <w:rPr>
            <w:rFonts w:eastAsiaTheme="minorEastAsia" w:cs="Times New Roman"/>
            <w:i/>
            <w:iCs/>
            <w:rPrChange w:id="67" w:author="Gabriel Nakamura" w:date="2021-10-04T11:58:00Z">
              <w:rPr>
                <w:rFonts w:eastAsiaTheme="minorEastAsia" w:cs="Times New Roman"/>
              </w:rPr>
            </w:rPrChange>
          </w:rPr>
          <w:t>PD</w:t>
        </w:r>
        <w:r w:rsidR="005900C8" w:rsidRPr="005900C8">
          <w:rPr>
            <w:rFonts w:eastAsiaTheme="minorEastAsia" w:cs="Times New Roman"/>
            <w:i/>
            <w:iCs/>
            <w:vertAlign w:val="subscript"/>
            <w:rPrChange w:id="68" w:author="Gabriel Nakamura" w:date="2021-10-04T11:58:00Z">
              <w:rPr>
                <w:rFonts w:eastAsiaTheme="minorEastAsia" w:cs="Times New Roman"/>
              </w:rPr>
            </w:rPrChange>
          </w:rPr>
          <w:t>total</w:t>
        </w:r>
        <w:proofErr w:type="spellEnd"/>
        <w:r w:rsidR="00B31B6F">
          <w:rPr>
            <w:rFonts w:eastAsiaTheme="minorEastAsia" w:cs="Times New Roman"/>
          </w:rPr>
          <w:t xml:space="preserve">. </w:t>
        </w:r>
      </w:ins>
      <w:ins w:id="69" w:author="Microsoft Office User" w:date="2021-09-29T08:52:00Z">
        <w:del w:id="70" w:author="Gabriel Nakamura" w:date="2021-10-04T11:58:00Z">
          <w:r w:rsidR="007C0F39" w:rsidDel="005900C8">
            <w:rPr>
              <w:rFonts w:eastAsiaTheme="minorEastAsia" w:cs="Times New Roman"/>
            </w:rPr>
            <w:delText xml:space="preserve"> </w:delText>
          </w:r>
        </w:del>
        <w:del w:id="71" w:author="Gabriel Nakamura" w:date="2021-10-04T11:55:00Z">
          <w:r w:rsidR="00097E5E" w:rsidDel="002B4C2C">
            <w:rPr>
              <w:rFonts w:eastAsiaTheme="minorEastAsia" w:cs="Times New Roman"/>
            </w:rPr>
            <w:delText>(PDinserted)</w:delText>
          </w:r>
        </w:del>
      </w:ins>
      <w:r w:rsidR="00C235A0" w:rsidRPr="004519C8">
        <w:rPr>
          <w:rFonts w:eastAsiaTheme="minorEastAsia" w:cs="Times New Roman"/>
        </w:rPr>
        <w:t>To calculate the Darwinian shortfall through</w:t>
      </w:r>
      <w:r w:rsidR="0093444C" w:rsidRPr="004519C8">
        <w:rPr>
          <w:rFonts w:eastAsiaTheme="minorEastAsia" w:cs="Times New Roman"/>
        </w:rPr>
        <w:t xml:space="preserve"> the</w:t>
      </w:r>
      <w:r w:rsidR="00C235A0" w:rsidRPr="004519C8">
        <w:rPr>
          <w:rFonts w:eastAsiaTheme="minorEastAsia" w:cs="Times New Roman"/>
        </w:rPr>
        <w:t xml:space="preserve"> </w:t>
      </w:r>
      <w:proofErr w:type="spellStart"/>
      <w:ins w:id="72" w:author="Microsoft Office User" w:date="2021-09-29T08:49:00Z">
        <w:r w:rsidR="006F4BF5">
          <w:rPr>
            <w:rFonts w:eastAsiaTheme="minorEastAsia" w:cs="Times New Roman"/>
            <w:i/>
            <w:iCs/>
          </w:rPr>
          <w:t>PD</w:t>
        </w:r>
      </w:ins>
      <w:del w:id="73" w:author="Microsoft Office User" w:date="2021-09-29T08:49:00Z">
        <w:r w:rsidR="00C235A0" w:rsidRPr="004519C8" w:rsidDel="006F4BF5">
          <w:rPr>
            <w:rFonts w:eastAsiaTheme="minorEastAsia" w:cs="Times New Roman"/>
            <w:i/>
            <w:iCs/>
          </w:rPr>
          <w:delText>Darwinian</w:delText>
        </w:r>
      </w:del>
      <w:r w:rsidR="00C235A0" w:rsidRPr="004519C8">
        <w:rPr>
          <w:rFonts w:eastAsiaTheme="minorEastAsia" w:cs="Times New Roman"/>
          <w:i/>
          <w:iCs/>
        </w:rPr>
        <w:t>_deficit</w:t>
      </w:r>
      <w:proofErr w:type="spellEnd"/>
      <w:r w:rsidR="00C235A0" w:rsidRPr="004519C8">
        <w:rPr>
          <w:rFonts w:eastAsiaTheme="minorEastAsia" w:cs="Times New Roman"/>
        </w:rPr>
        <w:t xml:space="preserve"> function</w:t>
      </w:r>
      <w:r w:rsidR="0093444C" w:rsidRPr="004519C8">
        <w:rPr>
          <w:rFonts w:eastAsiaTheme="minorEastAsia" w:cs="Times New Roman"/>
        </w:rPr>
        <w:t>,</w:t>
      </w:r>
      <w:r w:rsidR="00C235A0" w:rsidRPr="004519C8">
        <w:rPr>
          <w:rFonts w:eastAsiaTheme="minorEastAsia" w:cs="Times New Roman"/>
        </w:rPr>
        <w:t xml:space="preserve"> the user must provide a </w:t>
      </w:r>
      <w:r w:rsidR="00917B2D" w:rsidRPr="004519C8">
        <w:rPr>
          <w:rFonts w:eastAsiaTheme="minorEastAsia" w:cs="Times New Roman"/>
        </w:rPr>
        <w:t xml:space="preserve">phylogenetic tree and a table of insertions, both obtained from </w:t>
      </w:r>
      <w:r w:rsidR="0093444C" w:rsidRPr="004519C8">
        <w:rPr>
          <w:rFonts w:eastAsiaTheme="minorEastAsia" w:cs="Times New Roman"/>
        </w:rPr>
        <w:t xml:space="preserve">the </w:t>
      </w:r>
      <w:proofErr w:type="spellStart"/>
      <w:r w:rsidR="00917B2D" w:rsidRPr="004519C8">
        <w:rPr>
          <w:rFonts w:eastAsiaTheme="minorEastAsia" w:cs="Times New Roman"/>
          <w:i/>
          <w:iCs/>
        </w:rPr>
        <w:t>FishPhyloMaker</w:t>
      </w:r>
      <w:proofErr w:type="spellEnd"/>
      <w:r w:rsidR="00917B2D" w:rsidRPr="004519C8">
        <w:rPr>
          <w:rFonts w:eastAsiaTheme="minorEastAsia" w:cs="Times New Roman"/>
        </w:rPr>
        <w:t xml:space="preserve"> function.</w:t>
      </w:r>
      <w:r w:rsidR="004519C8">
        <w:rPr>
          <w:rFonts w:eastAsiaTheme="minorEastAsia" w:cs="Times New Roman"/>
        </w:rPr>
        <w:t xml:space="preserve"> For further explanations regarding the usage of functions in </w:t>
      </w:r>
      <w:proofErr w:type="spellStart"/>
      <w:r w:rsidR="004519C8">
        <w:rPr>
          <w:rFonts w:eastAsiaTheme="minorEastAsia" w:cs="Times New Roman"/>
        </w:rPr>
        <w:t>FishPhyloMaker</w:t>
      </w:r>
      <w:proofErr w:type="spellEnd"/>
      <w:r w:rsidR="004519C8">
        <w:rPr>
          <w:rFonts w:eastAsiaTheme="minorEastAsia" w:cs="Times New Roman"/>
        </w:rPr>
        <w:t xml:space="preserve"> package the user can assess </w:t>
      </w:r>
      <w:r w:rsidR="00A155C8">
        <w:rPr>
          <w:rFonts w:eastAsiaTheme="minorEastAsia" w:cs="Times New Roman"/>
        </w:rPr>
        <w:t xml:space="preserve">the package website </w:t>
      </w:r>
      <w:r w:rsidR="005054AC" w:rsidRPr="005054AC">
        <w:rPr>
          <w:rFonts w:eastAsiaTheme="minorEastAsia" w:cs="Times New Roman"/>
        </w:rPr>
        <w:t>https://gabrielnakamura.github.io/FishPhyloMaker/index.html</w:t>
      </w:r>
      <w:r w:rsidR="005054AC">
        <w:rPr>
          <w:rFonts w:eastAsiaTheme="minorEastAsia" w:cs="Times New Roman"/>
        </w:rPr>
        <w:t xml:space="preserve"> and see the Articles section.</w:t>
      </w:r>
    </w:p>
    <w:p w14:paraId="08F858D7" w14:textId="77777777" w:rsidR="0093444C" w:rsidRDefault="0093444C" w:rsidP="0075149C">
      <w:pPr>
        <w:rPr>
          <w:rFonts w:eastAsiaTheme="minorEastAsia" w:cs="Times New Roman"/>
          <w:i/>
          <w:iCs/>
          <w:sz w:val="22"/>
          <w:szCs w:val="22"/>
        </w:rPr>
      </w:pPr>
    </w:p>
    <w:p w14:paraId="35994876" w14:textId="38DCC82E" w:rsidR="00026817" w:rsidRDefault="00026817" w:rsidP="0075149C">
      <w:pPr>
        <w:rPr>
          <w:rFonts w:eastAsiaTheme="minorEastAsia" w:cs="Times New Roman"/>
          <w:i/>
          <w:iCs/>
          <w:sz w:val="22"/>
          <w:szCs w:val="22"/>
        </w:rPr>
      </w:pPr>
      <w:r w:rsidRPr="002E3070">
        <w:rPr>
          <w:rFonts w:eastAsiaTheme="minorEastAsia" w:cs="Times New Roman"/>
          <w:i/>
          <w:iCs/>
          <w:sz w:val="22"/>
          <w:szCs w:val="22"/>
        </w:rPr>
        <w:t xml:space="preserve">Illustrating the use of </w:t>
      </w:r>
      <w:proofErr w:type="spellStart"/>
      <w:r w:rsidRPr="002E3070">
        <w:rPr>
          <w:rFonts w:eastAsiaTheme="minorEastAsia" w:cs="Times New Roman"/>
          <w:i/>
          <w:iCs/>
          <w:sz w:val="22"/>
          <w:szCs w:val="22"/>
        </w:rPr>
        <w:t>FishPhyloMaker</w:t>
      </w:r>
      <w:proofErr w:type="spellEnd"/>
      <w:r w:rsidRPr="002E3070">
        <w:rPr>
          <w:rFonts w:eastAsiaTheme="minorEastAsia" w:cs="Times New Roman"/>
          <w:i/>
          <w:iCs/>
          <w:sz w:val="22"/>
          <w:szCs w:val="22"/>
        </w:rPr>
        <w:t xml:space="preserve"> package</w:t>
      </w:r>
    </w:p>
    <w:p w14:paraId="56E82BD5" w14:textId="18A79CE8" w:rsidR="005036CF" w:rsidRDefault="005036CF" w:rsidP="007B78AA">
      <w:pPr>
        <w:rPr>
          <w:rFonts w:cs="Times New Roman"/>
        </w:rPr>
      </w:pPr>
      <w:r>
        <w:rPr>
          <w:rFonts w:cs="Times New Roman"/>
        </w:rPr>
        <w:t xml:space="preserve">We provide an example of the usage of the </w:t>
      </w:r>
      <w:proofErr w:type="spellStart"/>
      <w:r w:rsidRPr="002E3070">
        <w:rPr>
          <w:rFonts w:cs="Times New Roman"/>
          <w:i/>
          <w:iCs/>
        </w:rPr>
        <w:t>FishPhyloMaker</w:t>
      </w:r>
      <w:proofErr w:type="spellEnd"/>
      <w:r>
        <w:rPr>
          <w:rFonts w:cs="Times New Roman"/>
        </w:rPr>
        <w:t xml:space="preserve"> package by creating phylogenetic tree</w:t>
      </w:r>
      <w:r w:rsidR="00B91E82">
        <w:rPr>
          <w:rFonts w:cs="Times New Roman"/>
        </w:rPr>
        <w:t>s</w:t>
      </w:r>
      <w:r>
        <w:rPr>
          <w:rFonts w:cs="Times New Roman"/>
        </w:rPr>
        <w:t xml:space="preserve"> </w:t>
      </w:r>
      <w:r w:rsidR="00B91E82">
        <w:rPr>
          <w:rFonts w:cs="Times New Roman"/>
        </w:rPr>
        <w:t>using</w:t>
      </w:r>
      <w:r>
        <w:rPr>
          <w:rFonts w:cs="Times New Roman"/>
        </w:rPr>
        <w:t xml:space="preserve"> a global dataset of freshwater fishes inhabiting </w:t>
      </w:r>
      <w:r w:rsidR="005A7FD0">
        <w:rPr>
          <w:rFonts w:cs="Times New Roman"/>
        </w:rPr>
        <w:t>3</w:t>
      </w:r>
      <w:r w:rsidR="00CE7787">
        <w:rPr>
          <w:rFonts w:cs="Times New Roman"/>
        </w:rPr>
        <w:t>,</w:t>
      </w:r>
      <w:r w:rsidR="005A7FD0">
        <w:rPr>
          <w:rFonts w:cs="Times New Roman"/>
        </w:rPr>
        <w:t xml:space="preserve">119 drainage basins that cover more than 80% of </w:t>
      </w:r>
      <w:r w:rsidR="00CE7787">
        <w:rPr>
          <w:rFonts w:cs="Times New Roman"/>
        </w:rPr>
        <w:t>the E</w:t>
      </w:r>
      <w:r w:rsidR="005A7FD0">
        <w:rPr>
          <w:rFonts w:cs="Times New Roman"/>
        </w:rPr>
        <w:t>arth surface</w:t>
      </w:r>
      <w:ins w:id="74" w:author="Gabriel Nakamura" w:date="2021-10-04T19:16:00Z">
        <w:r w:rsidR="00E54BB4">
          <w:rPr>
            <w:rFonts w:cs="Times New Roman"/>
          </w:rPr>
          <w:t xml:space="preserve"> and </w:t>
        </w:r>
        <w:r w:rsidR="00932167">
          <w:rPr>
            <w:rFonts w:cs="Times New Roman"/>
          </w:rPr>
          <w:t>14886 species</w:t>
        </w:r>
      </w:ins>
      <w:r>
        <w:rPr>
          <w:rFonts w:cs="Times New Roman"/>
        </w:rPr>
        <w:t xml:space="preserve"> </w:t>
      </w:r>
      <w:r>
        <w:rPr>
          <w:rFonts w:cs="Times New Roman"/>
        </w:rPr>
        <w:fldChar w:fldCharType="begin" w:fldLock="1"/>
      </w:r>
      <w:r>
        <w:rPr>
          <w:rFonts w:cs="Times New Roman"/>
        </w:rPr>
        <w:instrText>ADDIN CSL_CITATION {"citationItems":[{"id":"ITEM-1","itemData":{"DOI":"10.1038/sdata.2017.141","ISSN":"20524463","PMID":"28972575","abstract":"A growing interest is devoted to global-scale approaches in ecology and evolution that examine patterns and determinants of species diversity and the threats resulting from global change. These analyses obviously require global datasets of species distribution. Freshwater systems house a disproportionately high fraction of the global fish diversity considering the small proportion of the earth's surface that they occupy, and are one of the most threatened habitats on Earth. Here we provide complete species lists for 3119 drainage basins covering more than 80% of the Earth surface using 14953 fish species inhabiting permanently or occasionally freshwater systems. The database results from an extensive survey of native and non-native freshwater fish species distribution based on 1436 published papers, books, grey literature and web-based sources. Alone or in combination with further datasets on species biological and ecological characteristics and their evolutionary history, this database represents a highly valuable source of information for further studies on freshwater macroecology, macroevolution, biogeography and conservation.","author":[{"dropping-particle":"","family":"Tedesco","given":"Pablo A.","non-dropping-particle":"","parse-names":false,"suffix":""},{"dropping-particle":"","family":"Beauchard","given":"Olivier","non-dropping-particle":"","parse-names":false,"suffix":""},{"dropping-particle":"","family":"Bigorne","given":"Rémy","non-dropping-particle":"","parse-names":false,"suffix":""},{"dropping-particle":"","family":"Blanchet","given":"Simon","non-dropping-particle":"","parse-names":false,"suffix":""},{"dropping-particle":"","family":"Buisson","given":"Laëtitia","non-dropping-particle":"","parse-names":false,"suffix":""},{"dropping-particle":"","family":"Conti","given":"Lorenza","non-dropping-particle":"","parse-names":false,"suffix":""},{"dropping-particle":"","family":"Cornu","given":"Jean François","non-dropping-particle":"","parse-names":false,"suffix":""},{"dropping-particle":"","family":"Dias","given":"Murilo S.","non-dropping-particle":"","parse-names":false,"suffix":""},{"dropping-particle":"","family":"Grenouillet","given":"Gaël","non-dropping-particle":"","parse-names":false,"suffix":""},{"dropping-particle":"","family":"Hugueny","given":"Bernard","non-dropping-particle":"","parse-names":false,"suffix":""},{"dropping-particle":"","family":"Jézéquel","given":"Céline","non-dropping-particle":"","parse-names":false,"suffix":""},{"dropping-particle":"","family":"Leprieur","given":"Fabien","non-dropping-particle":"","parse-names":false,"suffix":""},{"dropping-particle":"","family":"Brosse","given":"Sébastien","non-dropping-particle":"","parse-names":false,"suffix":""},{"dropping-particle":"","family":"Oberdorff","given":"Thierry","non-dropping-particle":"","parse-names":false,"suffix":""}],"container-title":"Scientific Data","id":"ITEM-1","issued":{"date-parts":[["2017"]]},"page":"1-6","publisher":"The Author(s)","title":"Data Descriptor: A global database on freshwater fish species occurrence in drainage basins","type":"article-journal","volume":"4"},"uris":["http://www.mendeley.com/documents/?uuid=14fc8573-f428-4bf2-9817-ca5fea6c8048","http://www.mendeley.com/documents/?uuid=0e7397b9-e114-4679-8a11-22417c19b0d8"]}],"mendeley":{"formattedCitation":"(Tedesco et al., 2017)","plainTextFormattedCitation":"(Tedesco et al., 2017)","previouslyFormattedCitation":"(Tedesco et al., 2017)"},"properties":{"noteIndex":0},"schema":"https://github.com/citation-style-language/schema/raw/master/csl-citation.json"}</w:instrText>
      </w:r>
      <w:r>
        <w:rPr>
          <w:rFonts w:cs="Times New Roman"/>
        </w:rPr>
        <w:fldChar w:fldCharType="separate"/>
      </w:r>
      <w:r w:rsidRPr="00251934">
        <w:rPr>
          <w:rFonts w:cs="Times New Roman"/>
          <w:noProof/>
        </w:rPr>
        <w:t>(Tedesco et al., 2017)</w:t>
      </w:r>
      <w:r>
        <w:rPr>
          <w:rFonts w:cs="Times New Roman"/>
        </w:rPr>
        <w:fldChar w:fldCharType="end"/>
      </w:r>
      <w:r>
        <w:rPr>
          <w:rFonts w:cs="Times New Roman"/>
        </w:rPr>
        <w:t xml:space="preserve">. </w:t>
      </w:r>
      <w:r w:rsidR="005A7FD0">
        <w:rPr>
          <w:rFonts w:cs="Times New Roman"/>
        </w:rPr>
        <w:t>This dataset</w:t>
      </w:r>
      <w:r>
        <w:rPr>
          <w:rFonts w:cs="Times New Roman"/>
        </w:rPr>
        <w:t xml:space="preserve"> allowed in-depth investigation on the global patterns of species distribution and their evolutionary determinants (</w:t>
      </w:r>
      <w:r w:rsidRPr="00F744F1">
        <w:rPr>
          <w:rFonts w:cs="Times New Roman"/>
          <w:i/>
          <w:iCs/>
        </w:rPr>
        <w:t>e.g.</w:t>
      </w:r>
      <w:r>
        <w:rPr>
          <w:rFonts w:cs="Times New Roman"/>
        </w:rPr>
        <w:t>, Miller &amp; Román-</w:t>
      </w:r>
      <w:proofErr w:type="spellStart"/>
      <w:r>
        <w:rPr>
          <w:rFonts w:cs="Times New Roman"/>
        </w:rPr>
        <w:t>Palácios</w:t>
      </w:r>
      <w:proofErr w:type="spellEnd"/>
      <w:r>
        <w:rPr>
          <w:rFonts w:cs="Times New Roman"/>
        </w:rPr>
        <w:t xml:space="preserve">, 2021). </w:t>
      </w:r>
      <w:r w:rsidR="0093086B">
        <w:rPr>
          <w:rFonts w:cs="Times New Roman"/>
        </w:rPr>
        <w:t xml:space="preserve">We </w:t>
      </w:r>
      <w:r w:rsidR="00760457">
        <w:rPr>
          <w:rFonts w:cs="Times New Roman"/>
        </w:rPr>
        <w:t>built</w:t>
      </w:r>
      <w:ins w:id="75" w:author="Gabriel Nakamura" w:date="2021-10-04T19:17:00Z">
        <w:r w:rsidR="00932167">
          <w:rPr>
            <w:rFonts w:cs="Times New Roman"/>
          </w:rPr>
          <w:t xml:space="preserve"> a</w:t>
        </w:r>
      </w:ins>
      <w:r w:rsidR="001552C3">
        <w:rPr>
          <w:rFonts w:cs="Times New Roman"/>
        </w:rPr>
        <w:t xml:space="preserve"> phylogenetic </w:t>
      </w:r>
      <w:ins w:id="76" w:author="Gabriel Nakamura" w:date="2021-10-04T19:17:00Z">
        <w:r w:rsidR="00932167">
          <w:rPr>
            <w:rFonts w:cs="Times New Roman"/>
          </w:rPr>
          <w:lastRenderedPageBreak/>
          <w:t>for all species presented in Tedesco</w:t>
        </w:r>
        <w:r w:rsidR="00530B7B">
          <w:rPr>
            <w:rFonts w:cs="Times New Roman"/>
          </w:rPr>
          <w:t>´s et al. dataset an</w:t>
        </w:r>
      </w:ins>
      <w:ins w:id="77" w:author="Gabriel Nakamura" w:date="2021-10-04T19:18:00Z">
        <w:r w:rsidR="00530B7B">
          <w:rPr>
            <w:rFonts w:cs="Times New Roman"/>
          </w:rPr>
          <w:t>d mapped all the insertions</w:t>
        </w:r>
        <w:r w:rsidR="00BE154E">
          <w:rPr>
            <w:rFonts w:cs="Times New Roman"/>
          </w:rPr>
          <w:t xml:space="preserve"> realized during in the process</w:t>
        </w:r>
      </w:ins>
      <w:del w:id="78" w:author="Gabriel Nakamura" w:date="2021-10-04T19:19:00Z">
        <w:r w:rsidR="001552C3" w:rsidDel="00367D67">
          <w:rPr>
            <w:rFonts w:cs="Times New Roman"/>
          </w:rPr>
          <w:delText>trees for the four major freshwater</w:delText>
        </w:r>
        <w:r w:rsidR="007A2F0A" w:rsidDel="00367D67">
          <w:rPr>
            <w:rFonts w:cs="Times New Roman"/>
          </w:rPr>
          <w:delText xml:space="preserve"> ecoregions </w:delText>
        </w:r>
        <w:r w:rsidR="00044964" w:rsidDel="00367D67">
          <w:rPr>
            <w:rFonts w:cs="Times New Roman"/>
          </w:rPr>
          <w:delText>based on species richness</w:delText>
        </w:r>
        <w:r w:rsidR="007A2F0A" w:rsidDel="00367D67">
          <w:rPr>
            <w:rFonts w:cs="Times New Roman"/>
          </w:rPr>
          <w:delText xml:space="preserve">: </w:delText>
        </w:r>
        <w:r w:rsidR="00044964" w:rsidDel="00367D67">
          <w:rPr>
            <w:rFonts w:cs="Times New Roman"/>
          </w:rPr>
          <w:delText xml:space="preserve">Afrotropics, </w:delText>
        </w:r>
        <w:r w:rsidR="001B7D54" w:rsidDel="00367D67">
          <w:rPr>
            <w:rFonts w:cs="Times New Roman"/>
          </w:rPr>
          <w:delText>Indo-Malay, Near</w:delText>
        </w:r>
        <w:r w:rsidR="00760457" w:rsidDel="00367D67">
          <w:rPr>
            <w:rFonts w:cs="Times New Roman"/>
          </w:rPr>
          <w:delText>c</w:delText>
        </w:r>
        <w:r w:rsidR="001B7D54" w:rsidDel="00367D67">
          <w:rPr>
            <w:rFonts w:cs="Times New Roman"/>
          </w:rPr>
          <w:delText>tic</w:delText>
        </w:r>
        <w:r w:rsidR="00760457" w:rsidDel="00367D67">
          <w:rPr>
            <w:rFonts w:cs="Times New Roman"/>
          </w:rPr>
          <w:delText>,</w:delText>
        </w:r>
        <w:r w:rsidR="001B7D54" w:rsidDel="00367D67">
          <w:rPr>
            <w:rFonts w:cs="Times New Roman"/>
          </w:rPr>
          <w:delText xml:space="preserve"> and Neotropics</w:delText>
        </w:r>
      </w:del>
      <w:r w:rsidR="001B7D54">
        <w:rPr>
          <w:rFonts w:cs="Times New Roman"/>
        </w:rPr>
        <w:t xml:space="preserve">. </w:t>
      </w:r>
      <w:r>
        <w:rPr>
          <w:rFonts w:cs="Times New Roman"/>
        </w:rPr>
        <w:t>Moreover, we used this same dataset to demonstrate how to map the Darwinian shortfalls</w:t>
      </w:r>
      <w:r w:rsidR="00F039AD">
        <w:rPr>
          <w:rFonts w:cs="Times New Roman"/>
        </w:rPr>
        <w:t xml:space="preserve">, calculated following Equation 1 </w:t>
      </w:r>
      <w:r w:rsidR="00964172">
        <w:rPr>
          <w:rFonts w:cs="Times New Roman"/>
        </w:rPr>
        <w:t>through</w:t>
      </w:r>
      <w:r w:rsidR="00F039AD">
        <w:rPr>
          <w:rFonts w:cs="Times New Roman"/>
        </w:rPr>
        <w:t xml:space="preserve"> </w:t>
      </w:r>
      <w:del w:id="79" w:author="Gabriel Nakamura" w:date="2021-10-04T19:19:00Z">
        <w:r w:rsidR="00F039AD" w:rsidRPr="002E3070" w:rsidDel="00367D67">
          <w:rPr>
            <w:rFonts w:cs="Times New Roman"/>
            <w:i/>
            <w:iCs/>
          </w:rPr>
          <w:delText>Darwinian</w:delText>
        </w:r>
      </w:del>
      <w:proofErr w:type="spellStart"/>
      <w:ins w:id="80" w:author="Gabriel Nakamura" w:date="2021-10-04T19:19:00Z">
        <w:r w:rsidR="00367D67">
          <w:rPr>
            <w:rFonts w:cs="Times New Roman"/>
            <w:i/>
            <w:iCs/>
          </w:rPr>
          <w:t>PD</w:t>
        </w:r>
      </w:ins>
      <w:r w:rsidR="00F039AD" w:rsidRPr="002E3070">
        <w:rPr>
          <w:rFonts w:cs="Times New Roman"/>
          <w:i/>
          <w:iCs/>
        </w:rPr>
        <w:t>_deficit</w:t>
      </w:r>
      <w:proofErr w:type="spellEnd"/>
      <w:r w:rsidR="00F039AD">
        <w:rPr>
          <w:rFonts w:cs="Times New Roman"/>
        </w:rPr>
        <w:t xml:space="preserve"> function</w:t>
      </w:r>
      <w:r w:rsidR="00BC5919">
        <w:rPr>
          <w:rFonts w:cs="Times New Roman"/>
        </w:rPr>
        <w:t>, for all the drainage basins in the Tedesco et al</w:t>
      </w:r>
      <w:r w:rsidR="00760457">
        <w:rPr>
          <w:rFonts w:cs="Times New Roman"/>
        </w:rPr>
        <w:t>.</w:t>
      </w:r>
      <w:r w:rsidR="00BC5919">
        <w:rPr>
          <w:rFonts w:cs="Times New Roman"/>
        </w:rPr>
        <w:t xml:space="preserve"> (2017) dataset</w:t>
      </w:r>
      <w:r w:rsidR="00F039AD">
        <w:rPr>
          <w:rFonts w:cs="Times New Roman"/>
        </w:rPr>
        <w:t>.</w:t>
      </w:r>
      <w:r w:rsidR="00CC21F9">
        <w:rPr>
          <w:rFonts w:cs="Times New Roman"/>
        </w:rPr>
        <w:t xml:space="preserve"> </w:t>
      </w:r>
      <w:ins w:id="81" w:author="Gabriel Nakamura" w:date="2021-10-04T19:19:00Z">
        <w:r w:rsidR="004F1ED7">
          <w:rPr>
            <w:rFonts w:cs="Times New Roman"/>
          </w:rPr>
          <w:t>All the anal</w:t>
        </w:r>
      </w:ins>
      <w:ins w:id="82" w:author="Gabriel Nakamura" w:date="2021-10-04T19:20:00Z">
        <w:r w:rsidR="004F1ED7">
          <w:rPr>
            <w:rFonts w:cs="Times New Roman"/>
          </w:rPr>
          <w:t xml:space="preserve">ysis were performed using the development version of </w:t>
        </w:r>
        <w:proofErr w:type="spellStart"/>
        <w:r w:rsidR="004F1ED7">
          <w:rPr>
            <w:rFonts w:cs="Times New Roman"/>
          </w:rPr>
          <w:t>FishPhyloMaker</w:t>
        </w:r>
        <w:proofErr w:type="spellEnd"/>
        <w:r w:rsidR="004F1ED7">
          <w:rPr>
            <w:rFonts w:cs="Times New Roman"/>
          </w:rPr>
          <w:t xml:space="preserve"> package, that can be </w:t>
        </w:r>
        <w:proofErr w:type="spellStart"/>
        <w:r w:rsidR="004F1ED7">
          <w:rPr>
            <w:rFonts w:cs="Times New Roman"/>
          </w:rPr>
          <w:t>downloade</w:t>
        </w:r>
        <w:proofErr w:type="spellEnd"/>
        <w:r w:rsidR="004F1ED7">
          <w:rPr>
            <w:rFonts w:cs="Times New Roman"/>
          </w:rPr>
          <w:t xml:space="preserve"> using the following command line</w:t>
        </w:r>
      </w:ins>
      <w:del w:id="83" w:author="Gabriel Nakamura" w:date="2021-10-04T19:20:00Z">
        <w:r w:rsidDel="004F1ED7">
          <w:rPr>
            <w:rFonts w:cs="Times New Roman"/>
          </w:rPr>
          <w:delText>First, the user must download the package from the online GitHub repository, using the following command line</w:delText>
        </w:r>
      </w:del>
      <w:r>
        <w:rPr>
          <w:rFonts w:cs="Times New Roman"/>
        </w:rPr>
        <w:t>:</w:t>
      </w:r>
    </w:p>
    <w:p w14:paraId="23E670E2" w14:textId="77777777" w:rsidR="005036CF" w:rsidRPr="002E3070" w:rsidRDefault="005036CF" w:rsidP="005036CF">
      <w:pPr>
        <w:rPr>
          <w:rFonts w:ascii="Lucida Console" w:hAnsi="Lucida Console" w:cs="Arial"/>
          <w:sz w:val="18"/>
          <w:szCs w:val="18"/>
        </w:rPr>
      </w:pPr>
      <w:proofErr w:type="spellStart"/>
      <w:proofErr w:type="gramStart"/>
      <w:r w:rsidRPr="002E3070">
        <w:rPr>
          <w:rFonts w:ascii="Lucida Console" w:hAnsi="Lucida Console" w:cs="Arial"/>
          <w:sz w:val="18"/>
          <w:szCs w:val="18"/>
        </w:rPr>
        <w:t>devtools</w:t>
      </w:r>
      <w:proofErr w:type="spellEnd"/>
      <w:r w:rsidRPr="002E3070">
        <w:rPr>
          <w:rFonts w:ascii="Lucida Console" w:hAnsi="Lucida Console" w:cs="Arial"/>
          <w:sz w:val="18"/>
          <w:szCs w:val="18"/>
        </w:rPr>
        <w:t>::</w:t>
      </w:r>
      <w:proofErr w:type="spellStart"/>
      <w:proofErr w:type="gramEnd"/>
      <w:r w:rsidRPr="002E3070">
        <w:rPr>
          <w:rFonts w:ascii="Lucida Console" w:hAnsi="Lucida Console" w:cs="Arial"/>
          <w:sz w:val="18"/>
          <w:szCs w:val="18"/>
        </w:rPr>
        <w:t>install_github</w:t>
      </w:r>
      <w:proofErr w:type="spellEnd"/>
      <w:r w:rsidRPr="002E3070">
        <w:rPr>
          <w:rFonts w:ascii="Lucida Console" w:hAnsi="Lucida Console" w:cs="Arial"/>
          <w:sz w:val="18"/>
          <w:szCs w:val="18"/>
        </w:rPr>
        <w:t>("</w:t>
      </w:r>
      <w:proofErr w:type="spellStart"/>
      <w:r w:rsidRPr="002E3070">
        <w:rPr>
          <w:rFonts w:ascii="Lucida Console" w:hAnsi="Lucida Console" w:cs="Arial"/>
          <w:sz w:val="18"/>
          <w:szCs w:val="18"/>
        </w:rPr>
        <w:t>GabrielNakamura</w:t>
      </w:r>
      <w:proofErr w:type="spellEnd"/>
      <w:r w:rsidRPr="002E3070">
        <w:rPr>
          <w:rFonts w:ascii="Lucida Console" w:hAnsi="Lucida Console" w:cs="Arial"/>
          <w:sz w:val="18"/>
          <w:szCs w:val="18"/>
        </w:rPr>
        <w:t>/</w:t>
      </w:r>
      <w:proofErr w:type="spellStart"/>
      <w:r w:rsidRPr="002E3070">
        <w:rPr>
          <w:rFonts w:ascii="Lucida Console" w:hAnsi="Lucida Console" w:cs="Arial"/>
          <w:sz w:val="18"/>
          <w:szCs w:val="18"/>
        </w:rPr>
        <w:t>FishPhyloMaker</w:t>
      </w:r>
      <w:proofErr w:type="spellEnd"/>
      <w:r w:rsidRPr="002E3070">
        <w:rPr>
          <w:rFonts w:ascii="Lucida Console" w:hAnsi="Lucida Console" w:cs="Arial"/>
          <w:sz w:val="18"/>
          <w:szCs w:val="18"/>
        </w:rPr>
        <w:t xml:space="preserve">", ref = "main", </w:t>
      </w:r>
      <w:proofErr w:type="spellStart"/>
      <w:r w:rsidRPr="002E3070">
        <w:rPr>
          <w:rFonts w:ascii="Lucida Console" w:hAnsi="Lucida Console" w:cs="Arial"/>
          <w:sz w:val="18"/>
          <w:szCs w:val="18"/>
        </w:rPr>
        <w:t>build_vignettes</w:t>
      </w:r>
      <w:proofErr w:type="spellEnd"/>
      <w:r w:rsidRPr="002E3070">
        <w:rPr>
          <w:rFonts w:ascii="Lucida Console" w:hAnsi="Lucida Console" w:cs="Arial"/>
          <w:sz w:val="18"/>
          <w:szCs w:val="18"/>
        </w:rPr>
        <w:t xml:space="preserve"> = TRUE)</w:t>
      </w:r>
    </w:p>
    <w:p w14:paraId="47FA7C5D" w14:textId="1B82FD4F" w:rsidR="005036CF" w:rsidRDefault="005036CF" w:rsidP="00E55D97">
      <w:pPr>
        <w:ind w:firstLine="708"/>
        <w:rPr>
          <w:rFonts w:cs="Times New Roman"/>
        </w:rPr>
      </w:pPr>
      <w:r>
        <w:rPr>
          <w:rFonts w:cs="Times New Roman"/>
        </w:rPr>
        <w:t xml:space="preserve">We recommend </w:t>
      </w:r>
      <w:r w:rsidR="00F039AD">
        <w:rPr>
          <w:rFonts w:cs="Times New Roman"/>
        </w:rPr>
        <w:t>that the</w:t>
      </w:r>
      <w:r>
        <w:rPr>
          <w:rFonts w:cs="Times New Roman"/>
        </w:rPr>
        <w:t xml:space="preserve"> user update</w:t>
      </w:r>
      <w:r w:rsidR="0074734F">
        <w:rPr>
          <w:rFonts w:cs="Times New Roman"/>
        </w:rPr>
        <w:t>s</w:t>
      </w:r>
      <w:r>
        <w:rPr>
          <w:rFonts w:cs="Times New Roman"/>
        </w:rPr>
        <w:t xml:space="preserve"> all </w:t>
      </w:r>
      <w:r w:rsidR="0074734F">
        <w:rPr>
          <w:rFonts w:cs="Times New Roman"/>
        </w:rPr>
        <w:t xml:space="preserve">the requested </w:t>
      </w:r>
      <w:r>
        <w:rPr>
          <w:rFonts w:cs="Times New Roman"/>
        </w:rPr>
        <w:t>package</w:t>
      </w:r>
      <w:r w:rsidR="0074734F">
        <w:rPr>
          <w:rFonts w:cs="Times New Roman"/>
        </w:rPr>
        <w:t>s</w:t>
      </w:r>
      <w:r>
        <w:rPr>
          <w:rFonts w:cs="Times New Roman"/>
        </w:rPr>
        <w:t xml:space="preserve"> to avoid errors related </w:t>
      </w:r>
      <w:r w:rsidR="0074734F">
        <w:rPr>
          <w:rFonts w:cs="Times New Roman"/>
        </w:rPr>
        <w:t>to</w:t>
      </w:r>
      <w:r>
        <w:rPr>
          <w:rFonts w:cs="Times New Roman"/>
        </w:rPr>
        <w:t xml:space="preserve"> package</w:t>
      </w:r>
      <w:r w:rsidR="0074734F">
        <w:rPr>
          <w:rFonts w:cs="Times New Roman"/>
        </w:rPr>
        <w:t>s</w:t>
      </w:r>
      <w:r>
        <w:rPr>
          <w:rFonts w:cs="Times New Roman"/>
        </w:rPr>
        <w:t xml:space="preserve"> versions. </w:t>
      </w:r>
      <w:r w:rsidR="00C868B9">
        <w:rPr>
          <w:rFonts w:cs="Times New Roman"/>
        </w:rPr>
        <w:t>W</w:t>
      </w:r>
      <w:r>
        <w:rPr>
          <w:rFonts w:cs="Times New Roman"/>
        </w:rPr>
        <w:t xml:space="preserve">e </w:t>
      </w:r>
      <w:ins w:id="84" w:author="Gabriel Nakamura" w:date="2021-10-04T19:20:00Z">
        <w:r w:rsidR="00C350FE">
          <w:rPr>
            <w:rFonts w:cs="Times New Roman"/>
          </w:rPr>
          <w:t xml:space="preserve">first </w:t>
        </w:r>
      </w:ins>
      <w:r>
        <w:rPr>
          <w:rFonts w:cs="Times New Roman"/>
        </w:rPr>
        <w:t xml:space="preserve">prepared the </w:t>
      </w:r>
      <w:r w:rsidR="002754A9">
        <w:rPr>
          <w:rFonts w:cs="Times New Roman"/>
        </w:rPr>
        <w:t>fish occurrence</w:t>
      </w:r>
      <w:r w:rsidR="00BB71F9">
        <w:rPr>
          <w:rFonts w:cs="Times New Roman"/>
        </w:rPr>
        <w:t xml:space="preserve"> </w:t>
      </w:r>
      <w:r w:rsidR="00A021F0">
        <w:rPr>
          <w:rFonts w:cs="Times New Roman"/>
        </w:rPr>
        <w:t xml:space="preserve">by checking the validity of its names by </w:t>
      </w:r>
      <w:r>
        <w:rPr>
          <w:rFonts w:cs="Times New Roman"/>
        </w:rPr>
        <w:t xml:space="preserve">using the function </w:t>
      </w:r>
      <w:proofErr w:type="spellStart"/>
      <w:r w:rsidRPr="002E3070">
        <w:rPr>
          <w:rFonts w:cs="Times New Roman"/>
          <w:i/>
          <w:iCs/>
        </w:rPr>
        <w:t>FishTaxaMaker</w:t>
      </w:r>
      <w:proofErr w:type="spellEnd"/>
      <w:r>
        <w:rPr>
          <w:rFonts w:cs="Times New Roman"/>
        </w:rPr>
        <w:t xml:space="preserve">. The occurrence matrix encompassed </w:t>
      </w:r>
      <w:ins w:id="85" w:author="Gabriel Nakamura" w:date="2021-10-04T19:21:00Z">
        <w:r w:rsidR="00C350FE">
          <w:rPr>
            <w:rFonts w:cs="Times New Roman"/>
          </w:rPr>
          <w:t>14</w:t>
        </w:r>
      </w:ins>
      <w:ins w:id="86" w:author="Gabriel Nakamura" w:date="2021-10-04T19:26:00Z">
        <w:r w:rsidR="00DA7848">
          <w:rPr>
            <w:rFonts w:cs="Times New Roman"/>
          </w:rPr>
          <w:t>,</w:t>
        </w:r>
      </w:ins>
      <w:ins w:id="87" w:author="Gabriel Nakamura" w:date="2021-10-04T19:21:00Z">
        <w:r w:rsidR="00C350FE">
          <w:rPr>
            <w:rFonts w:cs="Times New Roman"/>
          </w:rPr>
          <w:t>886</w:t>
        </w:r>
      </w:ins>
      <w:del w:id="88" w:author="Gabriel Nakamura" w:date="2021-10-04T19:21:00Z">
        <w:r w:rsidDel="00C350FE">
          <w:rPr>
            <w:rFonts w:cs="Times New Roman"/>
          </w:rPr>
          <w:delText>2</w:delText>
        </w:r>
        <w:r w:rsidR="0074734F" w:rsidDel="00C350FE">
          <w:rPr>
            <w:rFonts w:cs="Times New Roman"/>
          </w:rPr>
          <w:delText>,</w:delText>
        </w:r>
        <w:r w:rsidDel="00C350FE">
          <w:rPr>
            <w:rFonts w:cs="Times New Roman"/>
          </w:rPr>
          <w:delText>478</w:delText>
        </w:r>
      </w:del>
      <w:r>
        <w:rPr>
          <w:rFonts w:cs="Times New Roman"/>
        </w:rPr>
        <w:t xml:space="preserve"> specie</w:t>
      </w:r>
      <w:r w:rsidR="00C868B9">
        <w:rPr>
          <w:rFonts w:cs="Times New Roman"/>
        </w:rPr>
        <w:t>s</w:t>
      </w:r>
      <w:r>
        <w:rPr>
          <w:rFonts w:cs="Times New Roman"/>
        </w:rPr>
        <w:t xml:space="preserve">, from which </w:t>
      </w:r>
      <w:ins w:id="89" w:author="Gabriel Nakamura" w:date="2021-10-04T19:26:00Z">
        <w:r w:rsidR="00DA7848">
          <w:rPr>
            <w:rFonts w:cs="Times New Roman"/>
          </w:rPr>
          <w:t>13,992</w:t>
        </w:r>
      </w:ins>
      <w:del w:id="90" w:author="Gabriel Nakamura" w:date="2021-10-04T19:26:00Z">
        <w:r w:rsidDel="00DA7848">
          <w:rPr>
            <w:rFonts w:cs="Times New Roman"/>
          </w:rPr>
          <w:delText>2</w:delText>
        </w:r>
        <w:r w:rsidR="0074734F" w:rsidDel="00DA7848">
          <w:rPr>
            <w:rFonts w:cs="Times New Roman"/>
          </w:rPr>
          <w:delText>,</w:delText>
        </w:r>
        <w:r w:rsidDel="00DA7848">
          <w:rPr>
            <w:rFonts w:cs="Times New Roman"/>
          </w:rPr>
          <w:delText>477</w:delText>
        </w:r>
      </w:del>
      <w:r>
        <w:rPr>
          <w:rFonts w:cs="Times New Roman"/>
        </w:rPr>
        <w:t xml:space="preserve"> were valid</w:t>
      </w:r>
      <w:r w:rsidR="002754A9">
        <w:rPr>
          <w:rFonts w:cs="Times New Roman"/>
        </w:rPr>
        <w:t xml:space="preserve"> names</w:t>
      </w:r>
      <w:ins w:id="91" w:author="Gabriel Nakamura" w:date="2021-10-04T19:26:00Z">
        <w:r w:rsidR="009B2009">
          <w:rPr>
            <w:rFonts w:cs="Times New Roman"/>
          </w:rPr>
          <w:t>. The remaining</w:t>
        </w:r>
        <w:r w:rsidR="00DA7848">
          <w:rPr>
            <w:rFonts w:cs="Times New Roman"/>
          </w:rPr>
          <w:t xml:space="preserve"> </w:t>
        </w:r>
        <w:r w:rsidR="009B2009">
          <w:rPr>
            <w:rFonts w:cs="Times New Roman"/>
          </w:rPr>
          <w:t>961 names were sub</w:t>
        </w:r>
      </w:ins>
      <w:ins w:id="92" w:author="Gabriel Nakamura" w:date="2021-10-04T19:27:00Z">
        <w:r w:rsidR="009B2009">
          <w:rPr>
            <w:rFonts w:cs="Times New Roman"/>
          </w:rPr>
          <w:t>stituted by</w:t>
        </w:r>
      </w:ins>
      <w:ins w:id="93" w:author="Gabriel Nakamura" w:date="2021-10-04T19:26:00Z">
        <w:r w:rsidR="009B2009">
          <w:rPr>
            <w:rFonts w:cs="Times New Roman"/>
          </w:rPr>
          <w:t xml:space="preserve"> </w:t>
        </w:r>
      </w:ins>
      <w:ins w:id="94" w:author="Gabriel Nakamura" w:date="2021-10-04T19:27:00Z">
        <w:r w:rsidR="009B2009">
          <w:rPr>
            <w:rFonts w:cs="Times New Roman"/>
          </w:rPr>
          <w:t xml:space="preserve">their corresponding valid names according to </w:t>
        </w:r>
        <w:proofErr w:type="spellStart"/>
        <w:r w:rsidR="009B2009">
          <w:rPr>
            <w:rFonts w:cs="Times New Roman"/>
          </w:rPr>
          <w:t>FishBase</w:t>
        </w:r>
      </w:ins>
      <w:proofErr w:type="spellEnd"/>
      <w:r>
        <w:rPr>
          <w:rFonts w:cs="Times New Roman"/>
        </w:rPr>
        <w:t xml:space="preserve">. </w:t>
      </w:r>
      <w:r w:rsidR="0074734F">
        <w:rPr>
          <w:rFonts w:cs="Times New Roman"/>
        </w:rPr>
        <w:t>W</w:t>
      </w:r>
      <w:r w:rsidR="002754A9">
        <w:rPr>
          <w:rFonts w:cs="Times New Roman"/>
        </w:rPr>
        <w:t>e</w:t>
      </w:r>
      <w:r>
        <w:rPr>
          <w:rFonts w:cs="Times New Roman"/>
        </w:rPr>
        <w:t xml:space="preserve"> applied the </w:t>
      </w:r>
      <w:proofErr w:type="spellStart"/>
      <w:r w:rsidRPr="002E3070">
        <w:rPr>
          <w:rFonts w:cs="Times New Roman"/>
          <w:i/>
          <w:iCs/>
        </w:rPr>
        <w:t>FishPhyloMaker</w:t>
      </w:r>
      <w:proofErr w:type="spellEnd"/>
      <w:r>
        <w:rPr>
          <w:rFonts w:cs="Times New Roman"/>
        </w:rPr>
        <w:t xml:space="preserve"> function </w:t>
      </w:r>
      <w:del w:id="95" w:author="Gabriel Nakamura" w:date="2021-10-04T19:27:00Z">
        <w:r w:rsidDel="009B2009">
          <w:rPr>
            <w:rFonts w:cs="Times New Roman"/>
          </w:rPr>
          <w:delText xml:space="preserve">separately for </w:delText>
        </w:r>
        <w:r w:rsidR="002754A9" w:rsidDel="009B2009">
          <w:rPr>
            <w:rFonts w:cs="Times New Roman"/>
          </w:rPr>
          <w:delText xml:space="preserve">each </w:delText>
        </w:r>
        <w:r w:rsidR="0074734F" w:rsidDel="009B2009">
          <w:rPr>
            <w:rFonts w:cs="Times New Roman"/>
          </w:rPr>
          <w:delText>ecoregion</w:delText>
        </w:r>
        <w:r w:rsidDel="009B2009">
          <w:rPr>
            <w:rFonts w:cs="Times New Roman"/>
          </w:rPr>
          <w:delText xml:space="preserve"> </w:delText>
        </w:r>
        <w:r w:rsidR="0074734F" w:rsidDel="009B2009">
          <w:rPr>
            <w:rFonts w:cs="Times New Roman"/>
          </w:rPr>
          <w:delText>using the valid names retrieved from the</w:delText>
        </w:r>
      </w:del>
      <w:ins w:id="96" w:author="Gabriel Nakamura" w:date="2021-10-04T19:27:00Z">
        <w:r w:rsidR="009B2009">
          <w:rPr>
            <w:rFonts w:cs="Times New Roman"/>
          </w:rPr>
          <w:t xml:space="preserve">to build a phylogenetic tree containing all the </w:t>
        </w:r>
      </w:ins>
      <w:ins w:id="97" w:author="Gabriel Nakamura" w:date="2021-10-04T19:29:00Z">
        <w:r w:rsidR="00A50133">
          <w:rPr>
            <w:rFonts w:cs="Times New Roman"/>
          </w:rPr>
          <w:t>14,886 species</w:t>
        </w:r>
        <w:r w:rsidR="00700921">
          <w:rPr>
            <w:rFonts w:cs="Times New Roman"/>
          </w:rPr>
          <w:t xml:space="preserve"> with </w:t>
        </w:r>
      </w:ins>
      <w:ins w:id="98" w:author="Gabriel Nakamura" w:date="2021-10-04T19:30:00Z">
        <w:r w:rsidR="00700921">
          <w:rPr>
            <w:rFonts w:cs="Times New Roman"/>
          </w:rPr>
          <w:t>valid names retrieved from</w:t>
        </w:r>
      </w:ins>
      <w:r w:rsidR="0074734F">
        <w:rPr>
          <w:rFonts w:cs="Times New Roman"/>
        </w:rPr>
        <w:t xml:space="preserve"> </w:t>
      </w:r>
      <w:proofErr w:type="spellStart"/>
      <w:r w:rsidR="0074734F" w:rsidRPr="00AB0F62">
        <w:rPr>
          <w:rFonts w:cs="Times New Roman"/>
          <w:i/>
          <w:iCs/>
        </w:rPr>
        <w:t>FishTaxaMaker</w:t>
      </w:r>
      <w:proofErr w:type="spellEnd"/>
      <w:r w:rsidR="0074734F">
        <w:rPr>
          <w:rFonts w:cs="Times New Roman"/>
        </w:rPr>
        <w:t xml:space="preserve"> </w:t>
      </w:r>
      <w:r>
        <w:rPr>
          <w:rFonts w:cs="Times New Roman"/>
        </w:rPr>
        <w:t>(Figure 2). For simplicity</w:t>
      </w:r>
      <w:r w:rsidR="00380EAD">
        <w:rPr>
          <w:rFonts w:cs="Times New Roman"/>
        </w:rPr>
        <w:t xml:space="preserve"> and reprodu</w:t>
      </w:r>
      <w:r w:rsidR="00407C62">
        <w:rPr>
          <w:rFonts w:cs="Times New Roman"/>
        </w:rPr>
        <w:t>c</w:t>
      </w:r>
      <w:r w:rsidR="00380EAD">
        <w:rPr>
          <w:rFonts w:cs="Times New Roman"/>
        </w:rPr>
        <w:t>ibility</w:t>
      </w:r>
      <w:r w:rsidR="00407C62">
        <w:rPr>
          <w:rFonts w:cs="Times New Roman"/>
        </w:rPr>
        <w:t>,</w:t>
      </w:r>
      <w:r>
        <w:rPr>
          <w:rFonts w:cs="Times New Roman"/>
        </w:rPr>
        <w:t xml:space="preserve"> we set the argument </w:t>
      </w:r>
      <w:proofErr w:type="spellStart"/>
      <w:proofErr w:type="gramStart"/>
      <w:r w:rsidRPr="002E3070">
        <w:rPr>
          <w:rFonts w:ascii="Lucida Console" w:hAnsi="Lucida Console" w:cs="Arial"/>
          <w:sz w:val="20"/>
          <w:szCs w:val="20"/>
        </w:rPr>
        <w:t>insert.base</w:t>
      </w:r>
      <w:proofErr w:type="gramEnd"/>
      <w:r w:rsidRPr="002E3070">
        <w:rPr>
          <w:rFonts w:ascii="Lucida Console" w:hAnsi="Lucida Console" w:cs="Arial"/>
          <w:sz w:val="20"/>
          <w:szCs w:val="20"/>
        </w:rPr>
        <w:t>.node</w:t>
      </w:r>
      <w:proofErr w:type="spellEnd"/>
      <w:r w:rsidRPr="00076350" w:rsidDel="00076350">
        <w:rPr>
          <w:rFonts w:cs="Times New Roman"/>
        </w:rPr>
        <w:t xml:space="preserve"> </w:t>
      </w:r>
      <w:r>
        <w:rPr>
          <w:rFonts w:cs="Times New Roman"/>
        </w:rPr>
        <w:t>as TRUE</w:t>
      </w:r>
      <w:r w:rsidR="00380EAD">
        <w:rPr>
          <w:rFonts w:cs="Times New Roman"/>
        </w:rPr>
        <w:t xml:space="preserve">, thus, inserting all species at the base node of its corresponding family </w:t>
      </w:r>
      <w:r w:rsidR="002B4126">
        <w:rPr>
          <w:rFonts w:cs="Times New Roman"/>
        </w:rPr>
        <w:t>and order</w:t>
      </w:r>
      <w:ins w:id="99" w:author="Gabriel Nakamura" w:date="2021-10-04T19:30:00Z">
        <w:r w:rsidR="00700921">
          <w:rPr>
            <w:rFonts w:cs="Times New Roman"/>
          </w:rPr>
          <w:t xml:space="preserve"> when needed</w:t>
        </w:r>
      </w:ins>
      <w:r w:rsidR="002B4126">
        <w:rPr>
          <w:rFonts w:cs="Times New Roman"/>
        </w:rPr>
        <w:t xml:space="preserve">. We also </w:t>
      </w:r>
      <w:r w:rsidR="00A63143">
        <w:rPr>
          <w:rFonts w:cs="Times New Roman"/>
        </w:rPr>
        <w:t xml:space="preserve">set the argument </w:t>
      </w:r>
      <w:proofErr w:type="spellStart"/>
      <w:proofErr w:type="gramStart"/>
      <w:r w:rsidR="00A63143" w:rsidRPr="002E3070">
        <w:rPr>
          <w:rFonts w:ascii="Lucida Console" w:hAnsi="Lucida Console" w:cs="Arial"/>
          <w:sz w:val="20"/>
          <w:szCs w:val="20"/>
        </w:rPr>
        <w:t>return.insertions</w:t>
      </w:r>
      <w:proofErr w:type="spellEnd"/>
      <w:proofErr w:type="gramEnd"/>
      <w:r w:rsidR="00A63143" w:rsidRPr="002E3070">
        <w:rPr>
          <w:rFonts w:ascii="Lucida Console" w:hAnsi="Lucida Console" w:cs="Arial"/>
          <w:sz w:val="20"/>
          <w:szCs w:val="20"/>
        </w:rPr>
        <w:t xml:space="preserve"> = TRUE</w:t>
      </w:r>
      <w:r w:rsidR="008357A2" w:rsidRPr="002E3070">
        <w:rPr>
          <w:rFonts w:cs="Times New Roman"/>
        </w:rPr>
        <w:t xml:space="preserve"> </w:t>
      </w:r>
      <w:r w:rsidR="002E69CC">
        <w:rPr>
          <w:rFonts w:cs="Times New Roman"/>
        </w:rPr>
        <w:t xml:space="preserve">for retrieving </w:t>
      </w:r>
      <w:r w:rsidR="008357A2">
        <w:rPr>
          <w:rFonts w:cs="Times New Roman"/>
        </w:rPr>
        <w:t xml:space="preserve">the </w:t>
      </w:r>
      <w:r w:rsidR="00531B36">
        <w:rPr>
          <w:rFonts w:cs="Times New Roman"/>
        </w:rPr>
        <w:t xml:space="preserve">insertion </w:t>
      </w:r>
      <w:r w:rsidR="008357A2">
        <w:rPr>
          <w:rFonts w:cs="Times New Roman"/>
        </w:rPr>
        <w:t xml:space="preserve">information </w:t>
      </w:r>
      <w:r w:rsidR="007255FF">
        <w:rPr>
          <w:rFonts w:cs="Times New Roman"/>
        </w:rPr>
        <w:t>of each species</w:t>
      </w:r>
      <w:r w:rsidR="00531B36">
        <w:rPr>
          <w:rFonts w:cs="Times New Roman"/>
        </w:rPr>
        <w:t>.</w:t>
      </w:r>
      <w:r w:rsidR="007255FF">
        <w:rPr>
          <w:rFonts w:cs="Times New Roman"/>
        </w:rPr>
        <w:t xml:space="preserve"> </w:t>
      </w:r>
      <w:r w:rsidR="00323F94">
        <w:rPr>
          <w:rFonts w:cs="Times New Roman"/>
        </w:rPr>
        <w:t>Then, w</w:t>
      </w:r>
      <w:r w:rsidR="00D51A81">
        <w:rPr>
          <w:rFonts w:cs="Times New Roman"/>
        </w:rPr>
        <w:t xml:space="preserve">e </w:t>
      </w:r>
      <w:r w:rsidR="005D1CAF">
        <w:rPr>
          <w:rFonts w:cs="Times New Roman"/>
        </w:rPr>
        <w:t xml:space="preserve">applied the </w:t>
      </w:r>
      <w:del w:id="100" w:author="Gabriel Nakamura" w:date="2021-10-04T19:30:00Z">
        <w:r w:rsidR="005D1CAF" w:rsidRPr="002E3070" w:rsidDel="00700921">
          <w:rPr>
            <w:rFonts w:cs="Times New Roman"/>
            <w:i/>
            <w:iCs/>
          </w:rPr>
          <w:delText>Darwinian</w:delText>
        </w:r>
      </w:del>
      <w:proofErr w:type="spellStart"/>
      <w:ins w:id="101" w:author="Gabriel Nakamura" w:date="2021-10-04T19:30:00Z">
        <w:r w:rsidR="00700921">
          <w:rPr>
            <w:rFonts w:cs="Times New Roman"/>
            <w:i/>
            <w:iCs/>
          </w:rPr>
          <w:t>PD</w:t>
        </w:r>
      </w:ins>
      <w:r w:rsidR="005D1CAF" w:rsidRPr="002E3070">
        <w:rPr>
          <w:rFonts w:cs="Times New Roman"/>
          <w:i/>
          <w:iCs/>
        </w:rPr>
        <w:t>_deficit</w:t>
      </w:r>
      <w:proofErr w:type="spellEnd"/>
      <w:r w:rsidR="005D1CAF">
        <w:rPr>
          <w:rFonts w:cs="Times New Roman"/>
        </w:rPr>
        <w:t xml:space="preserve"> </w:t>
      </w:r>
      <w:del w:id="102" w:author="Gabriel Nakamura" w:date="2021-10-04T19:30:00Z">
        <w:r w:rsidR="005D1CAF" w:rsidDel="00CC52FD">
          <w:rPr>
            <w:rFonts w:cs="Times New Roman"/>
          </w:rPr>
          <w:delText xml:space="preserve">functional </w:delText>
        </w:r>
      </w:del>
      <w:ins w:id="103" w:author="Gabriel Nakamura" w:date="2021-10-04T19:30:00Z">
        <w:r w:rsidR="00CC52FD">
          <w:rPr>
            <w:rFonts w:cs="Times New Roman"/>
          </w:rPr>
          <w:t xml:space="preserve">function </w:t>
        </w:r>
      </w:ins>
      <w:r w:rsidR="005D1CAF">
        <w:rPr>
          <w:rFonts w:cs="Times New Roman"/>
        </w:rPr>
        <w:t>to calculate</w:t>
      </w:r>
      <w:r w:rsidR="00323F94">
        <w:rPr>
          <w:rFonts w:cs="Times New Roman"/>
        </w:rPr>
        <w:t xml:space="preserve"> the Darwinian shortfall </w:t>
      </w:r>
      <w:r w:rsidR="00DC2A8D">
        <w:rPr>
          <w:rFonts w:cs="Times New Roman"/>
        </w:rPr>
        <w:t xml:space="preserve">for all the freshwater basins of the </w:t>
      </w:r>
      <w:r w:rsidR="00D26864">
        <w:rPr>
          <w:rFonts w:cs="Times New Roman"/>
        </w:rPr>
        <w:t>w</w:t>
      </w:r>
      <w:r w:rsidR="00DC2A8D">
        <w:rPr>
          <w:rFonts w:cs="Times New Roman"/>
        </w:rPr>
        <w:t>orld harborin</w:t>
      </w:r>
      <w:r w:rsidR="00D26864">
        <w:rPr>
          <w:rFonts w:cs="Times New Roman"/>
        </w:rPr>
        <w:t>g</w:t>
      </w:r>
      <w:r w:rsidR="00DC2A8D">
        <w:rPr>
          <w:rFonts w:cs="Times New Roman"/>
        </w:rPr>
        <w:t xml:space="preserve"> at least </w:t>
      </w:r>
      <w:del w:id="104" w:author="Gabriel Nakamura" w:date="2021-10-04T19:30:00Z">
        <w:r w:rsidR="00DC2A8D" w:rsidDel="00CC52FD">
          <w:rPr>
            <w:rFonts w:cs="Times New Roman"/>
          </w:rPr>
          <w:delText xml:space="preserve">three </w:delText>
        </w:r>
      </w:del>
      <w:ins w:id="105" w:author="Gabriel Nakamura" w:date="2021-10-04T19:30:00Z">
        <w:r w:rsidR="00CC52FD">
          <w:rPr>
            <w:rFonts w:cs="Times New Roman"/>
          </w:rPr>
          <w:t xml:space="preserve">two </w:t>
        </w:r>
      </w:ins>
      <w:r w:rsidR="00DC2A8D">
        <w:rPr>
          <w:rFonts w:cs="Times New Roman"/>
        </w:rPr>
        <w:t xml:space="preserve">species </w:t>
      </w:r>
      <w:r w:rsidR="00284B79">
        <w:rPr>
          <w:rFonts w:cs="Times New Roman"/>
        </w:rPr>
        <w:t>(</w:t>
      </w:r>
      <w:r w:rsidR="00DC2A8D">
        <w:rPr>
          <w:rFonts w:cs="Times New Roman"/>
        </w:rPr>
        <w:t>Tedesco et al. 2017)</w:t>
      </w:r>
      <w:r w:rsidR="005D1CAF">
        <w:rPr>
          <w:rFonts w:cs="Times New Roman"/>
        </w:rPr>
        <w:t>.</w:t>
      </w:r>
      <w:r w:rsidR="00D26864">
        <w:rPr>
          <w:rFonts w:cs="Times New Roman"/>
        </w:rPr>
        <w:t xml:space="preserve"> T</w:t>
      </w:r>
      <w:r w:rsidR="0055308D">
        <w:rPr>
          <w:rFonts w:cs="Times New Roman"/>
        </w:rPr>
        <w:t xml:space="preserve">he </w:t>
      </w:r>
      <w:del w:id="106" w:author="Gabriel Nakamura" w:date="2021-10-04T19:30:00Z">
        <w:r w:rsidR="00C06C00" w:rsidRPr="002E3070" w:rsidDel="00CC52FD">
          <w:rPr>
            <w:rFonts w:cs="Times New Roman"/>
            <w:i/>
            <w:iCs/>
          </w:rPr>
          <w:delText>Darwinian</w:delText>
        </w:r>
      </w:del>
      <w:proofErr w:type="spellStart"/>
      <w:ins w:id="107" w:author="Gabriel Nakamura" w:date="2021-10-04T19:30:00Z">
        <w:r w:rsidR="00CC52FD">
          <w:rPr>
            <w:rFonts w:cs="Times New Roman"/>
            <w:i/>
            <w:iCs/>
          </w:rPr>
          <w:t>P</w:t>
        </w:r>
      </w:ins>
      <w:ins w:id="108" w:author="Gabriel Nakamura" w:date="2021-10-04T19:31:00Z">
        <w:r w:rsidR="00CC52FD">
          <w:rPr>
            <w:rFonts w:cs="Times New Roman"/>
            <w:i/>
            <w:iCs/>
          </w:rPr>
          <w:t>D</w:t>
        </w:r>
      </w:ins>
      <w:r w:rsidR="00C06C00" w:rsidRPr="002E3070">
        <w:rPr>
          <w:rFonts w:cs="Times New Roman"/>
          <w:i/>
          <w:iCs/>
        </w:rPr>
        <w:t>_deficit</w:t>
      </w:r>
      <w:proofErr w:type="spellEnd"/>
      <w:r w:rsidR="00C06C00">
        <w:rPr>
          <w:rFonts w:cs="Times New Roman"/>
        </w:rPr>
        <w:t xml:space="preserve"> </w:t>
      </w:r>
      <w:r w:rsidR="00D26864">
        <w:rPr>
          <w:rFonts w:cs="Times New Roman"/>
        </w:rPr>
        <w:t>function</w:t>
      </w:r>
      <w:r w:rsidR="00B647C7">
        <w:rPr>
          <w:rFonts w:cs="Times New Roman"/>
        </w:rPr>
        <w:t xml:space="preserve"> was calculate</w:t>
      </w:r>
      <w:ins w:id="109" w:author="Gabriel Nakamura" w:date="2021-10-04T19:31:00Z">
        <w:r w:rsidR="00CC52FD">
          <w:rPr>
            <w:rFonts w:cs="Times New Roman"/>
          </w:rPr>
          <w:t>d</w:t>
        </w:r>
      </w:ins>
      <w:r w:rsidR="00B647C7">
        <w:rPr>
          <w:rFonts w:cs="Times New Roman"/>
        </w:rPr>
        <w:t xml:space="preserve"> considering </w:t>
      </w:r>
      <w:del w:id="110" w:author="Gabriel Nakamura" w:date="2021-10-04T19:31:00Z">
        <w:r w:rsidR="00B647C7" w:rsidDel="00CC52FD">
          <w:rPr>
            <w:rFonts w:cs="Times New Roman"/>
          </w:rPr>
          <w:delText xml:space="preserve">only </w:delText>
        </w:r>
      </w:del>
      <w:r w:rsidR="00B647C7">
        <w:rPr>
          <w:rFonts w:cs="Times New Roman"/>
        </w:rPr>
        <w:t>congeneric insertions</w:t>
      </w:r>
      <w:ins w:id="111" w:author="Gabriel Nakamura" w:date="2021-10-04T19:31:00Z">
        <w:r w:rsidR="00AE7C73">
          <w:rPr>
            <w:rFonts w:cs="Times New Roman"/>
          </w:rPr>
          <w:t xml:space="preserve"> and insertions at family level</w:t>
        </w:r>
      </w:ins>
      <w:r w:rsidR="00B647C7">
        <w:rPr>
          <w:rFonts w:cs="Times New Roman"/>
        </w:rPr>
        <w:t>, however, the function</w:t>
      </w:r>
      <w:r w:rsidR="00D26864">
        <w:rPr>
          <w:rFonts w:cs="Times New Roman"/>
        </w:rPr>
        <w:t xml:space="preserve"> </w:t>
      </w:r>
      <w:r w:rsidR="00900FE8">
        <w:rPr>
          <w:rFonts w:cs="Times New Roman"/>
        </w:rPr>
        <w:t xml:space="preserve">may also </w:t>
      </w:r>
      <w:r w:rsidR="0055308D">
        <w:rPr>
          <w:rFonts w:cs="Times New Roman"/>
        </w:rPr>
        <w:t xml:space="preserve">include other levels of phylogenetic insertion, like </w:t>
      </w:r>
      <w:del w:id="112" w:author="Gabriel Nakamura" w:date="2021-10-04T19:31:00Z">
        <w:r w:rsidR="0055308D" w:rsidDel="00AE7C73">
          <w:rPr>
            <w:rFonts w:cs="Times New Roman"/>
          </w:rPr>
          <w:delText xml:space="preserve">family and </w:delText>
        </w:r>
      </w:del>
      <w:r w:rsidR="0055308D">
        <w:rPr>
          <w:rFonts w:cs="Times New Roman"/>
        </w:rPr>
        <w:t>order insertions.</w:t>
      </w:r>
      <w:r w:rsidR="00E55D97">
        <w:rPr>
          <w:rFonts w:cs="Times New Roman"/>
        </w:rPr>
        <w:t xml:space="preserve"> </w:t>
      </w:r>
      <w:r w:rsidR="00D012DF">
        <w:rPr>
          <w:rFonts w:cs="Times New Roman"/>
        </w:rPr>
        <w:t>All the c</w:t>
      </w:r>
      <w:r>
        <w:rPr>
          <w:rFonts w:cs="Times New Roman"/>
        </w:rPr>
        <w:t>od</w:t>
      </w:r>
      <w:r w:rsidR="00D012DF">
        <w:rPr>
          <w:rFonts w:cs="Times New Roman"/>
        </w:rPr>
        <w:t>es need to</w:t>
      </w:r>
      <w:r w:rsidR="00E55D97">
        <w:rPr>
          <w:rFonts w:cs="Times New Roman"/>
        </w:rPr>
        <w:t xml:space="preserve"> fully</w:t>
      </w:r>
      <w:r w:rsidR="00D012DF">
        <w:rPr>
          <w:rFonts w:cs="Times New Roman"/>
        </w:rPr>
        <w:t xml:space="preserve"> </w:t>
      </w:r>
      <w:r w:rsidR="00900FE8">
        <w:rPr>
          <w:rFonts w:cs="Times New Roman"/>
        </w:rPr>
        <w:t xml:space="preserve">reproduce </w:t>
      </w:r>
      <w:proofErr w:type="gramStart"/>
      <w:r w:rsidR="00E55D97">
        <w:rPr>
          <w:rFonts w:cs="Times New Roman"/>
        </w:rPr>
        <w:t>these</w:t>
      </w:r>
      <w:r w:rsidR="00900FE8">
        <w:rPr>
          <w:rFonts w:cs="Times New Roman"/>
        </w:rPr>
        <w:t xml:space="preserve"> analysis</w:t>
      </w:r>
      <w:proofErr w:type="gramEnd"/>
      <w:r w:rsidR="00900FE8">
        <w:rPr>
          <w:rFonts w:cs="Times New Roman"/>
        </w:rPr>
        <w:t xml:space="preserve"> </w:t>
      </w:r>
      <w:r w:rsidR="00D012DF">
        <w:rPr>
          <w:rFonts w:cs="Times New Roman"/>
        </w:rPr>
        <w:t xml:space="preserve">is </w:t>
      </w:r>
      <w:r>
        <w:rPr>
          <w:rFonts w:cs="Times New Roman"/>
        </w:rPr>
        <w:t>provided at GitHub (</w:t>
      </w:r>
      <w:proofErr w:type="spellStart"/>
      <w:r w:rsidRPr="00BF36D0">
        <w:t>GabrielNakamura</w:t>
      </w:r>
      <w:proofErr w:type="spellEnd"/>
      <w:r w:rsidRPr="00BF36D0">
        <w:t>/</w:t>
      </w:r>
      <w:proofErr w:type="spellStart"/>
      <w:r w:rsidRPr="00BF36D0">
        <w:t>MS_FishPhyloMaker</w:t>
      </w:r>
      <w:proofErr w:type="spellEnd"/>
      <w:r>
        <w:rPr>
          <w:rFonts w:cs="Times New Roman"/>
        </w:rPr>
        <w:t>)</w:t>
      </w:r>
      <w:r w:rsidR="00E55D97">
        <w:rPr>
          <w:rFonts w:cs="Times New Roman"/>
        </w:rPr>
        <w:t xml:space="preserve"> repository</w:t>
      </w:r>
      <w:r>
        <w:rPr>
          <w:rFonts w:cs="Times New Roman"/>
        </w:rPr>
        <w:t xml:space="preserve">. </w:t>
      </w:r>
    </w:p>
    <w:p w14:paraId="774AC113" w14:textId="77777777" w:rsidR="00900FE8" w:rsidRDefault="00900FE8" w:rsidP="005036CF">
      <w:pPr>
        <w:ind w:firstLine="708"/>
        <w:rPr>
          <w:rFonts w:cs="Times New Roman"/>
        </w:rPr>
      </w:pPr>
    </w:p>
    <w:p w14:paraId="2BC65B48" w14:textId="6B60B275" w:rsidR="00B458AA" w:rsidRDefault="00B458AA" w:rsidP="00FA162C">
      <w:pPr>
        <w:rPr>
          <w:rFonts w:cs="Times New Roman"/>
          <w:b/>
          <w:bCs/>
        </w:rPr>
      </w:pPr>
      <w:r w:rsidRPr="00CC21F9">
        <w:rPr>
          <w:rFonts w:cs="Times New Roman"/>
          <w:b/>
          <w:bCs/>
        </w:rPr>
        <w:t>Results</w:t>
      </w:r>
    </w:p>
    <w:p w14:paraId="379911F5" w14:textId="0652ABCA" w:rsidR="00820CF2" w:rsidRDefault="001E6E6E" w:rsidP="001E6E6E">
      <w:pPr>
        <w:ind w:firstLine="708"/>
        <w:rPr>
          <w:ins w:id="113" w:author="Gabriel Nakamura" w:date="2021-10-08T17:06:00Z"/>
          <w:rFonts w:cs="Times New Roman"/>
        </w:rPr>
      </w:pPr>
      <w:r>
        <w:rPr>
          <w:rFonts w:cs="Times New Roman"/>
        </w:rPr>
        <w:lastRenderedPageBreak/>
        <w:t xml:space="preserve">The entire insertion procedure lasted approximately </w:t>
      </w:r>
      <w:del w:id="114" w:author="Gabriel Nakamura" w:date="2021-10-04T19:33:00Z">
        <w:r w:rsidDel="00512E6F">
          <w:rPr>
            <w:rFonts w:cs="Times New Roman"/>
          </w:rPr>
          <w:delText xml:space="preserve">two </w:delText>
        </w:r>
      </w:del>
      <w:ins w:id="115" w:author="Gabriel Nakamura" w:date="2021-10-04T19:33:00Z">
        <w:r w:rsidR="00512E6F">
          <w:rPr>
            <w:rFonts w:cs="Times New Roman"/>
          </w:rPr>
          <w:t xml:space="preserve">three </w:t>
        </w:r>
      </w:ins>
      <w:r>
        <w:rPr>
          <w:rFonts w:cs="Times New Roman"/>
        </w:rPr>
        <w:t xml:space="preserve">hours using one core from a </w:t>
      </w:r>
      <w:r w:rsidR="00BC328D">
        <w:rPr>
          <w:rFonts w:cs="Times New Roman"/>
        </w:rPr>
        <w:t xml:space="preserve">computer </w:t>
      </w:r>
      <w:r>
        <w:rPr>
          <w:rFonts w:cs="Times New Roman"/>
        </w:rPr>
        <w:t xml:space="preserve">machine with an i5 processor. A total of </w:t>
      </w:r>
      <w:del w:id="116" w:author="Gabriel Nakamura" w:date="2021-10-04T19:52:00Z">
        <w:r w:rsidDel="00AE4126">
          <w:rPr>
            <w:rFonts w:cs="Times New Roman"/>
          </w:rPr>
          <w:delText xml:space="preserve">821 </w:delText>
        </w:r>
      </w:del>
      <w:ins w:id="117" w:author="Gabriel Nakamura" w:date="2021-10-04T19:52:00Z">
        <w:r w:rsidR="00AE4126">
          <w:rPr>
            <w:rFonts w:cs="Times New Roman"/>
          </w:rPr>
          <w:t xml:space="preserve">11,569 </w:t>
        </w:r>
      </w:ins>
      <w:r>
        <w:rPr>
          <w:rFonts w:cs="Times New Roman"/>
        </w:rPr>
        <w:t>species were inserted</w:t>
      </w:r>
      <w:ins w:id="118" w:author="Gabriel Nakamura" w:date="2021-10-05T08:51:00Z">
        <w:r w:rsidR="008862BA">
          <w:rPr>
            <w:rFonts w:cs="Times New Roman"/>
          </w:rPr>
          <w:t>,</w:t>
        </w:r>
      </w:ins>
      <w:ins w:id="119" w:author="Gabriel Nakamura" w:date="2021-10-05T08:52:00Z">
        <w:r w:rsidR="00812CE7">
          <w:rPr>
            <w:rFonts w:cs="Times New Roman"/>
          </w:rPr>
          <w:t xml:space="preserve"> 6418 species was already present in the backbone phylogeny and </w:t>
        </w:r>
      </w:ins>
      <w:ins w:id="120" w:author="Gabriel Nakamura" w:date="2021-10-04T19:53:00Z">
        <w:r w:rsidR="00713666">
          <w:rPr>
            <w:rFonts w:cs="Times New Roman"/>
          </w:rPr>
          <w:t>181 was not inserted</w:t>
        </w:r>
      </w:ins>
      <w:ins w:id="121" w:author="Gabriel Nakamura" w:date="2021-10-04T20:02:00Z">
        <w:r w:rsidR="008B5261">
          <w:rPr>
            <w:rFonts w:cs="Times New Roman"/>
          </w:rPr>
          <w:t xml:space="preserve"> at all</w:t>
        </w:r>
      </w:ins>
      <w:ins w:id="122" w:author="Gabriel Nakamura" w:date="2021-10-08T17:04:00Z">
        <w:r w:rsidR="00081511">
          <w:rPr>
            <w:rFonts w:cs="Times New Roman"/>
          </w:rPr>
          <w:t xml:space="preserve">, resulting in a phylogenetic tree containing </w:t>
        </w:r>
      </w:ins>
      <w:ins w:id="123" w:author="Gabriel Nakamura" w:date="2021-10-08T17:05:00Z">
        <w:r w:rsidR="00E8672C">
          <w:rPr>
            <w:rFonts w:cs="Times New Roman"/>
          </w:rPr>
          <w:t>14</w:t>
        </w:r>
      </w:ins>
      <w:ins w:id="124" w:author="Gabriel Nakamura" w:date="2021-10-08T17:06:00Z">
        <w:r w:rsidR="00820CF2">
          <w:rPr>
            <w:rFonts w:cs="Times New Roman"/>
          </w:rPr>
          <w:t>,705 species (Figure 2)</w:t>
        </w:r>
      </w:ins>
      <w:ins w:id="125" w:author="Gabriel Nakamura" w:date="2021-10-04T20:03:00Z">
        <w:r w:rsidR="008B5261">
          <w:rPr>
            <w:rFonts w:cs="Times New Roman"/>
          </w:rPr>
          <w:t>.</w:t>
        </w:r>
      </w:ins>
      <w:del w:id="126" w:author="Gabriel Nakamura" w:date="2021-10-04T19:53:00Z">
        <w:r w:rsidDel="00100563">
          <w:rPr>
            <w:rFonts w:cs="Times New Roman"/>
          </w:rPr>
          <w:delText>,</w:delText>
        </w:r>
      </w:del>
      <w:r>
        <w:rPr>
          <w:rFonts w:cs="Times New Roman"/>
        </w:rPr>
        <w:t xml:space="preserve"> </w:t>
      </w:r>
    </w:p>
    <w:p w14:paraId="2C95184F" w14:textId="6CBCBFC1" w:rsidR="00820CF2" w:rsidRDefault="00F83775" w:rsidP="001E6E6E">
      <w:pPr>
        <w:ind w:firstLine="708"/>
        <w:rPr>
          <w:ins w:id="127" w:author="Gabriel Nakamura" w:date="2021-10-08T17:06:00Z"/>
          <w:rFonts w:cs="Times New Roman"/>
        </w:rPr>
      </w:pPr>
      <w:ins w:id="128" w:author="Gabriel Nakamura" w:date="2021-10-08T17:07:00Z">
        <w:r>
          <w:rPr>
            <w:rFonts w:cs="Times New Roman"/>
            <w:noProof/>
          </w:rPr>
          <w:drawing>
            <wp:inline distT="0" distB="0" distL="0" distR="0" wp14:anchorId="2015511E" wp14:editId="385F7E2D">
              <wp:extent cx="5731510" cy="6563360"/>
              <wp:effectExtent l="0" t="0" r="0" b="2540"/>
              <wp:docPr id="7" name="Imagem 7" descr="Gráfico, Gráfico de explosão so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Gráfico, Gráfico de explosão solar&#10;&#10;Descrição gerad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6563360"/>
                      </a:xfrm>
                      <a:prstGeom prst="rect">
                        <a:avLst/>
                      </a:prstGeom>
                    </pic:spPr>
                  </pic:pic>
                </a:graphicData>
              </a:graphic>
            </wp:inline>
          </w:drawing>
        </w:r>
      </w:ins>
    </w:p>
    <w:p w14:paraId="184C2FF4" w14:textId="3396D2C5" w:rsidR="00820CF2" w:rsidRDefault="00820CF2" w:rsidP="001E6E6E">
      <w:pPr>
        <w:ind w:firstLine="708"/>
        <w:rPr>
          <w:ins w:id="129" w:author="Gabriel Nakamura" w:date="2021-10-08T17:06:00Z"/>
          <w:rFonts w:cs="Times New Roman"/>
        </w:rPr>
      </w:pPr>
      <w:ins w:id="130" w:author="Gabriel Nakamura" w:date="2021-10-08T17:06:00Z">
        <w:r>
          <w:rPr>
            <w:rFonts w:cs="Times New Roman"/>
          </w:rPr>
          <w:t xml:space="preserve">Figure 2: Phylogenetic tree </w:t>
        </w:r>
      </w:ins>
      <w:ins w:id="131" w:author="Gabriel Nakamura" w:date="2021-10-08T17:28:00Z">
        <w:r w:rsidR="00FA258D">
          <w:rPr>
            <w:rFonts w:cs="Times New Roman"/>
          </w:rPr>
          <w:t xml:space="preserve">obtained from </w:t>
        </w:r>
        <w:proofErr w:type="spellStart"/>
        <w:r w:rsidR="00DA4D60">
          <w:rPr>
            <w:rFonts w:cs="Times New Roman"/>
          </w:rPr>
          <w:t>FishPhyloMaker</w:t>
        </w:r>
        <w:proofErr w:type="spellEnd"/>
        <w:r w:rsidR="00DA4D60">
          <w:rPr>
            <w:rFonts w:cs="Times New Roman"/>
          </w:rPr>
          <w:t xml:space="preserve">, </w:t>
        </w:r>
      </w:ins>
      <w:ins w:id="132" w:author="Gabriel Nakamura" w:date="2021-10-08T17:06:00Z">
        <w:r w:rsidR="00881F43">
          <w:rPr>
            <w:rFonts w:cs="Times New Roman"/>
          </w:rPr>
          <w:t>containing 14,705 fin</w:t>
        </w:r>
      </w:ins>
      <w:ins w:id="133" w:author="Gabriel Nakamura" w:date="2021-10-08T17:07:00Z">
        <w:r w:rsidR="00881F43">
          <w:rPr>
            <w:rFonts w:cs="Times New Roman"/>
          </w:rPr>
          <w:t>ned-ray species with their respective insertion</w:t>
        </w:r>
      </w:ins>
      <w:ins w:id="134" w:author="Gabriel Nakamura" w:date="2021-10-08T17:28:00Z">
        <w:r w:rsidR="00DA4D60">
          <w:rPr>
            <w:rFonts w:cs="Times New Roman"/>
          </w:rPr>
          <w:t>s</w:t>
        </w:r>
      </w:ins>
      <w:ins w:id="135" w:author="Gabriel Nakamura" w:date="2021-10-08T17:07:00Z">
        <w:r w:rsidR="00F83775">
          <w:rPr>
            <w:rFonts w:cs="Times New Roman"/>
          </w:rPr>
          <w:t>.</w:t>
        </w:r>
      </w:ins>
    </w:p>
    <w:p w14:paraId="7E23F728" w14:textId="49615F7D" w:rsidR="001E6E6E" w:rsidRDefault="001E6E6E" w:rsidP="001E6E6E">
      <w:pPr>
        <w:ind w:firstLine="708"/>
        <w:rPr>
          <w:rFonts w:cs="Times New Roman"/>
        </w:rPr>
      </w:pPr>
      <w:del w:id="136" w:author="Gabriel Nakamura" w:date="2021-10-04T20:03:00Z">
        <w:r w:rsidDel="00BF49F5">
          <w:rPr>
            <w:rFonts w:cs="Times New Roman"/>
          </w:rPr>
          <w:lastRenderedPageBreak/>
          <w:delText>with t</w:delText>
        </w:r>
      </w:del>
      <w:ins w:id="137" w:author="Gabriel Nakamura" w:date="2021-10-04T20:03:00Z">
        <w:r w:rsidR="00BF49F5">
          <w:rPr>
            <w:rFonts w:cs="Times New Roman"/>
          </w:rPr>
          <w:t>T</w:t>
        </w:r>
      </w:ins>
      <w:r>
        <w:rPr>
          <w:rFonts w:cs="Times New Roman"/>
        </w:rPr>
        <w:t xml:space="preserve">he </w:t>
      </w:r>
      <w:proofErr w:type="spellStart"/>
      <w:r>
        <w:rPr>
          <w:rFonts w:cs="Times New Roman"/>
        </w:rPr>
        <w:t>Afrotropics</w:t>
      </w:r>
      <w:proofErr w:type="spellEnd"/>
      <w:r>
        <w:rPr>
          <w:rFonts w:cs="Times New Roman"/>
        </w:rPr>
        <w:t xml:space="preserve"> </w:t>
      </w:r>
      <w:ins w:id="138" w:author="Gabriel Nakamura" w:date="2021-10-04T20:03:00Z">
        <w:r w:rsidR="00BF49F5">
          <w:rPr>
            <w:rFonts w:cs="Times New Roman"/>
          </w:rPr>
          <w:t xml:space="preserve">was the regions that </w:t>
        </w:r>
      </w:ins>
      <w:del w:id="139" w:author="Gabriel Nakamura" w:date="2021-10-04T20:03:00Z">
        <w:r w:rsidDel="00BF49F5">
          <w:rPr>
            <w:rFonts w:cs="Times New Roman"/>
          </w:rPr>
          <w:delText xml:space="preserve">exhibiting </w:delText>
        </w:r>
      </w:del>
      <w:proofErr w:type="spellStart"/>
      <w:ins w:id="140" w:author="Gabriel Nakamura" w:date="2021-10-04T20:03:00Z">
        <w:r w:rsidR="00BF49F5">
          <w:rPr>
            <w:rFonts w:cs="Times New Roman"/>
          </w:rPr>
          <w:t>exhibithed</w:t>
        </w:r>
        <w:proofErr w:type="spellEnd"/>
        <w:r w:rsidR="00BF49F5">
          <w:rPr>
            <w:rFonts w:cs="Times New Roman"/>
          </w:rPr>
          <w:t xml:space="preserve"> </w:t>
        </w:r>
      </w:ins>
      <w:r>
        <w:rPr>
          <w:rFonts w:cs="Times New Roman"/>
        </w:rPr>
        <w:t>the largest number of insertions (359 from 767</w:t>
      </w:r>
      <w:r w:rsidR="00BC328D">
        <w:rPr>
          <w:rFonts w:cs="Times New Roman"/>
        </w:rPr>
        <w:t>, Figure 2</w:t>
      </w:r>
      <w:r>
        <w:rPr>
          <w:rFonts w:cs="Times New Roman"/>
        </w:rPr>
        <w:t>).</w:t>
      </w:r>
      <w:r w:rsidR="0002547E">
        <w:rPr>
          <w:rFonts w:cs="Times New Roman"/>
        </w:rPr>
        <w:t xml:space="preserve"> On the contrary, </w:t>
      </w:r>
      <w:r w:rsidR="009D6E34">
        <w:rPr>
          <w:rFonts w:cs="Times New Roman"/>
        </w:rPr>
        <w:t xml:space="preserve">the </w:t>
      </w:r>
      <w:r w:rsidR="0002547E">
        <w:rPr>
          <w:rFonts w:cs="Times New Roman"/>
        </w:rPr>
        <w:t>N</w:t>
      </w:r>
      <w:r w:rsidR="00BF61B3">
        <w:rPr>
          <w:rFonts w:cs="Times New Roman"/>
        </w:rPr>
        <w:t>e</w:t>
      </w:r>
      <w:r w:rsidR="0002547E">
        <w:rPr>
          <w:rFonts w:cs="Times New Roman"/>
        </w:rPr>
        <w:t>ar</w:t>
      </w:r>
      <w:r w:rsidR="00BF61B3">
        <w:rPr>
          <w:rFonts w:cs="Times New Roman"/>
        </w:rPr>
        <w:t>c</w:t>
      </w:r>
      <w:r w:rsidR="0002547E">
        <w:rPr>
          <w:rFonts w:cs="Times New Roman"/>
        </w:rPr>
        <w:t xml:space="preserve">tic </w:t>
      </w:r>
      <w:r w:rsidR="009D6E34">
        <w:rPr>
          <w:rFonts w:cs="Times New Roman"/>
        </w:rPr>
        <w:t>displayed</w:t>
      </w:r>
      <w:r w:rsidR="00A77896">
        <w:rPr>
          <w:rFonts w:cs="Times New Roman"/>
        </w:rPr>
        <w:t xml:space="preserve"> the least number of </w:t>
      </w:r>
      <w:r w:rsidR="009D6E34">
        <w:rPr>
          <w:rFonts w:cs="Times New Roman"/>
        </w:rPr>
        <w:t>insertions</w:t>
      </w:r>
      <w:r w:rsidR="00A77896">
        <w:rPr>
          <w:rFonts w:cs="Times New Roman"/>
        </w:rPr>
        <w:t>, being only six species inserted at the genus level</w:t>
      </w:r>
      <w:r w:rsidR="008B52E4">
        <w:rPr>
          <w:rFonts w:cs="Times New Roman"/>
        </w:rPr>
        <w:t xml:space="preserve"> (</w:t>
      </w:r>
      <w:r w:rsidR="00A77896">
        <w:rPr>
          <w:rFonts w:cs="Times New Roman"/>
        </w:rPr>
        <w:t xml:space="preserve">2.7% of missing species in </w:t>
      </w:r>
      <w:r w:rsidR="00BF61B3">
        <w:rPr>
          <w:rFonts w:cs="Times New Roman"/>
        </w:rPr>
        <w:t xml:space="preserve">the </w:t>
      </w:r>
      <w:r w:rsidR="00A77896">
        <w:rPr>
          <w:rFonts w:cs="Times New Roman"/>
        </w:rPr>
        <w:t>phylogenetic tree</w:t>
      </w:r>
      <w:r w:rsidR="008B52E4">
        <w:rPr>
          <w:rFonts w:cs="Times New Roman"/>
        </w:rPr>
        <w:t>)</w:t>
      </w:r>
      <w:r w:rsidR="00A77896">
        <w:rPr>
          <w:rFonts w:cs="Times New Roman"/>
        </w:rPr>
        <w:t xml:space="preserve">. </w:t>
      </w:r>
      <w:r w:rsidR="00C163DA">
        <w:rPr>
          <w:rFonts w:cs="Times New Roman"/>
        </w:rPr>
        <w:t>Indo-Malay and Neotropic</w:t>
      </w:r>
      <w:r w:rsidR="00315F78">
        <w:rPr>
          <w:rFonts w:cs="Times New Roman"/>
        </w:rPr>
        <w:t>s</w:t>
      </w:r>
      <w:r w:rsidR="00C163DA">
        <w:rPr>
          <w:rFonts w:cs="Times New Roman"/>
        </w:rPr>
        <w:t xml:space="preserve"> presented 30.3% and 30% of </w:t>
      </w:r>
      <w:r w:rsidR="00315F78">
        <w:rPr>
          <w:rFonts w:cs="Times New Roman"/>
        </w:rPr>
        <w:t>insertions,</w:t>
      </w:r>
      <w:r w:rsidR="00315F78" w:rsidRPr="00315F78">
        <w:rPr>
          <w:rFonts w:cs="Times New Roman"/>
        </w:rPr>
        <w:t xml:space="preserve"> </w:t>
      </w:r>
      <w:r w:rsidR="00315F78">
        <w:rPr>
          <w:rFonts w:cs="Times New Roman"/>
        </w:rPr>
        <w:t>respectively</w:t>
      </w:r>
      <w:r w:rsidR="00053EAE">
        <w:rPr>
          <w:rFonts w:cs="Times New Roman"/>
        </w:rPr>
        <w:t>.</w:t>
      </w:r>
      <w:r w:rsidR="00323178">
        <w:rPr>
          <w:rFonts w:cs="Times New Roman"/>
        </w:rPr>
        <w:t xml:space="preserve"> </w:t>
      </w:r>
      <w:r w:rsidR="005176A3">
        <w:rPr>
          <w:rFonts w:cs="Times New Roman"/>
        </w:rPr>
        <w:t>Except for the Nearctic, all the remaining ecoregions exhibited</w:t>
      </w:r>
      <w:r w:rsidR="005E55D9">
        <w:rPr>
          <w:rFonts w:cs="Times New Roman"/>
        </w:rPr>
        <w:t xml:space="preserve"> insertions in all </w:t>
      </w:r>
      <w:r w:rsidR="005176A3">
        <w:rPr>
          <w:rFonts w:cs="Times New Roman"/>
        </w:rPr>
        <w:t xml:space="preserve">considered </w:t>
      </w:r>
      <w:r w:rsidR="00B400CC">
        <w:rPr>
          <w:rFonts w:cs="Times New Roman"/>
        </w:rPr>
        <w:t xml:space="preserve">taxonomic levels </w:t>
      </w:r>
      <w:r w:rsidR="005176A3">
        <w:rPr>
          <w:rFonts w:cs="Times New Roman"/>
        </w:rPr>
        <w:t>(Figure 2)</w:t>
      </w:r>
      <w:r w:rsidR="0049214A">
        <w:rPr>
          <w:rFonts w:cs="Times New Roman"/>
        </w:rPr>
        <w:t>.</w:t>
      </w:r>
    </w:p>
    <w:p w14:paraId="77AB352D" w14:textId="3ED40055" w:rsidR="001E6E6E" w:rsidRPr="00CC21F9" w:rsidDel="004A5690" w:rsidRDefault="004A5690" w:rsidP="00FA162C">
      <w:pPr>
        <w:rPr>
          <w:del w:id="141" w:author="Gabriel Nakamura" w:date="2021-10-08T17:01:00Z"/>
          <w:rFonts w:cs="Times New Roman"/>
          <w:b/>
          <w:bCs/>
        </w:rPr>
      </w:pPr>
      <w:ins w:id="142" w:author="Gabriel Nakamura" w:date="2021-10-08T17:01:00Z">
        <w:r>
          <w:rPr>
            <w:rFonts w:cs="Times New Roman"/>
            <w:b/>
            <w:bCs/>
            <w:noProof/>
          </w:rPr>
          <w:drawing>
            <wp:inline distT="0" distB="0" distL="0" distR="0" wp14:anchorId="661D85C8" wp14:editId="5542C578">
              <wp:extent cx="5183945" cy="5183945"/>
              <wp:effectExtent l="0" t="0" r="0" b="0"/>
              <wp:docPr id="6" name="Imagem 6"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Gráfico, Gráfico de barras&#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88540" cy="5188540"/>
                      </a:xfrm>
                      <a:prstGeom prst="rect">
                        <a:avLst/>
                      </a:prstGeom>
                    </pic:spPr>
                  </pic:pic>
                </a:graphicData>
              </a:graphic>
            </wp:inline>
          </w:drawing>
        </w:r>
      </w:ins>
    </w:p>
    <w:p w14:paraId="48DFB606" w14:textId="724CD423" w:rsidR="00912DBA" w:rsidRDefault="00077CBD" w:rsidP="00CC21F9">
      <w:pPr>
        <w:keepNext/>
      </w:pPr>
      <w:del w:id="143" w:author="Gabriel Nakamura" w:date="2021-10-04T13:46:00Z">
        <w:r w:rsidDel="001C06D5">
          <w:rPr>
            <w:rFonts w:cs="Times New Roman"/>
            <w:noProof/>
          </w:rPr>
          <w:drawing>
            <wp:inline distT="0" distB="0" distL="0" distR="0" wp14:anchorId="1CBDF62C" wp14:editId="08733283">
              <wp:extent cx="5731510" cy="5847715"/>
              <wp:effectExtent l="0" t="0" r="254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847715"/>
                      </a:xfrm>
                      <a:prstGeom prst="rect">
                        <a:avLst/>
                      </a:prstGeom>
                    </pic:spPr>
                  </pic:pic>
                </a:graphicData>
              </a:graphic>
            </wp:inline>
          </w:drawing>
        </w:r>
      </w:del>
    </w:p>
    <w:p w14:paraId="151705E1" w14:textId="0642BD35" w:rsidR="005327B3" w:rsidRDefault="00912DBA" w:rsidP="00F4538A">
      <w:pPr>
        <w:rPr>
          <w:rFonts w:cs="Times New Roman"/>
        </w:rPr>
      </w:pPr>
      <w:r>
        <w:t xml:space="preserve">Figure </w:t>
      </w:r>
      <w:ins w:id="144" w:author="Gabriel Nakamura" w:date="2021-10-08T17:06:00Z">
        <w:r w:rsidR="00820CF2">
          <w:t>3</w:t>
        </w:r>
      </w:ins>
      <w:del w:id="145" w:author="Gabriel Nakamura" w:date="2021-10-08T17:06:00Z">
        <w:r w:rsidR="00E160C5" w:rsidDel="00820CF2">
          <w:fldChar w:fldCharType="begin"/>
        </w:r>
        <w:r w:rsidR="00E160C5" w:rsidDel="00820CF2">
          <w:delInstrText xml:space="preserve"> SEQ Figure \* ARABIC </w:delInstrText>
        </w:r>
        <w:r w:rsidR="00E160C5" w:rsidDel="00820CF2">
          <w:fldChar w:fldCharType="separate"/>
        </w:r>
        <w:r w:rsidDel="00820CF2">
          <w:rPr>
            <w:noProof/>
          </w:rPr>
          <w:delText>2</w:delText>
        </w:r>
        <w:r w:rsidR="00E160C5" w:rsidDel="00820CF2">
          <w:rPr>
            <w:noProof/>
          </w:rPr>
          <w:fldChar w:fldCharType="end"/>
        </w:r>
      </w:del>
      <w:r w:rsidR="00DD5807">
        <w:rPr>
          <w:rFonts w:cs="Times New Roman"/>
        </w:rPr>
        <w:t xml:space="preserve">: </w:t>
      </w:r>
      <w:proofErr w:type="spellStart"/>
      <w:ins w:id="146" w:author="Gabriel Nakamura" w:date="2021-10-08T16:58:00Z">
        <w:r w:rsidR="0064363D">
          <w:rPr>
            <w:rFonts w:cs="Times New Roman"/>
          </w:rPr>
          <w:t>Barplo</w:t>
        </w:r>
      </w:ins>
      <w:ins w:id="147" w:author="Gabriel Nakamura" w:date="2021-10-08T16:59:00Z">
        <w:r w:rsidR="0064363D">
          <w:rPr>
            <w:rFonts w:cs="Times New Roman"/>
          </w:rPr>
          <w:t>t</w:t>
        </w:r>
        <w:proofErr w:type="spellEnd"/>
        <w:r w:rsidR="0064363D">
          <w:rPr>
            <w:rFonts w:cs="Times New Roman"/>
          </w:rPr>
          <w:t xml:space="preserve"> showing the</w:t>
        </w:r>
      </w:ins>
      <w:ins w:id="148" w:author="Gabriel Nakamura" w:date="2021-10-08T17:01:00Z">
        <w:r w:rsidR="00686548">
          <w:rPr>
            <w:rFonts w:cs="Times New Roman"/>
          </w:rPr>
          <w:t xml:space="preserve"> total</w:t>
        </w:r>
      </w:ins>
      <w:ins w:id="149" w:author="Gabriel Nakamura" w:date="2021-10-08T16:59:00Z">
        <w:r w:rsidR="0064363D">
          <w:rPr>
            <w:rFonts w:cs="Times New Roman"/>
          </w:rPr>
          <w:t xml:space="preserve"> </w:t>
        </w:r>
        <w:r w:rsidR="005558FA">
          <w:rPr>
            <w:rFonts w:cs="Times New Roman"/>
          </w:rPr>
          <w:t>number of species inserted in each one of the six freshwater ecoregions of the world</w:t>
        </w:r>
      </w:ins>
      <w:ins w:id="150" w:author="Gabriel Nakamura" w:date="2021-10-08T17:02:00Z">
        <w:r w:rsidR="00686548">
          <w:rPr>
            <w:rFonts w:cs="Times New Roman"/>
          </w:rPr>
          <w:t xml:space="preserve"> and their respective type of insertions</w:t>
        </w:r>
        <w:r w:rsidR="0015599E">
          <w:rPr>
            <w:rFonts w:cs="Times New Roman"/>
          </w:rPr>
          <w:t xml:space="preserve"> mapped by </w:t>
        </w:r>
        <w:proofErr w:type="spellStart"/>
        <w:r w:rsidR="0015599E">
          <w:rPr>
            <w:rFonts w:cs="Times New Roman"/>
          </w:rPr>
          <w:t>FishPhyloMaker</w:t>
        </w:r>
        <w:proofErr w:type="spellEnd"/>
        <w:r w:rsidR="0015599E">
          <w:rPr>
            <w:rFonts w:cs="Times New Roman"/>
          </w:rPr>
          <w:t xml:space="preserve"> package</w:t>
        </w:r>
      </w:ins>
      <w:ins w:id="151" w:author="Gabriel Nakamura" w:date="2021-10-08T16:59:00Z">
        <w:r w:rsidR="005558FA">
          <w:rPr>
            <w:rFonts w:cs="Times New Roman"/>
          </w:rPr>
          <w:t>.</w:t>
        </w:r>
      </w:ins>
      <w:del w:id="152" w:author="Gabriel Nakamura" w:date="2021-10-08T16:59:00Z">
        <w:r w:rsidR="00DF3832" w:rsidDel="003E67FC">
          <w:rPr>
            <w:rFonts w:cs="Times New Roman"/>
          </w:rPr>
          <w:delText>P</w:delText>
        </w:r>
        <w:r w:rsidR="0083285F" w:rsidDel="003E67FC">
          <w:rPr>
            <w:rFonts w:cs="Times New Roman"/>
          </w:rPr>
          <w:delText>hylogenetic tree</w:delText>
        </w:r>
        <w:r w:rsidR="00DF3832" w:rsidDel="003E67FC">
          <w:rPr>
            <w:rFonts w:cs="Times New Roman"/>
          </w:rPr>
          <w:delText>s</w:delText>
        </w:r>
        <w:r w:rsidR="0083285F" w:rsidDel="003E67FC">
          <w:rPr>
            <w:rFonts w:cs="Times New Roman"/>
          </w:rPr>
          <w:delText xml:space="preserve"> </w:delText>
        </w:r>
        <w:r w:rsidR="008E696A" w:rsidDel="003E67FC">
          <w:rPr>
            <w:rFonts w:cs="Times New Roman"/>
          </w:rPr>
          <w:delText>generated with the FishPhyloMaker package for freshwater fishes inhabiting four ecoregions (Afrotropics, Indo-Malay, Nearctic, and Neotropic)</w:delText>
        </w:r>
        <w:r w:rsidR="005E3AF7" w:rsidDel="003E67FC">
          <w:rPr>
            <w:rFonts w:cs="Times New Roman"/>
          </w:rPr>
          <w:delText xml:space="preserve">. The </w:delText>
        </w:r>
        <w:r w:rsidR="001D2BE2" w:rsidDel="003E67FC">
          <w:rPr>
            <w:rFonts w:cs="Times New Roman"/>
          </w:rPr>
          <w:delText>color</w:delText>
        </w:r>
        <w:r w:rsidR="00DF3832" w:rsidDel="003E67FC">
          <w:rPr>
            <w:rFonts w:cs="Times New Roman"/>
          </w:rPr>
          <w:delText>ed tip-points</w:delText>
        </w:r>
        <w:r w:rsidR="001D2BE2" w:rsidDel="003E67FC">
          <w:rPr>
            <w:rFonts w:cs="Times New Roman"/>
          </w:rPr>
          <w:delText xml:space="preserve"> </w:delText>
        </w:r>
        <w:r w:rsidR="0086306F" w:rsidDel="003E67FC">
          <w:rPr>
            <w:rFonts w:cs="Times New Roman"/>
          </w:rPr>
          <w:delText>indicate if species were present in the backbone tree (</w:delText>
        </w:r>
        <w:r w:rsidR="007F09AF" w:rsidDel="003E67FC">
          <w:rPr>
            <w:rFonts w:cs="Times New Roman"/>
          </w:rPr>
          <w:delText>Present in tree</w:delText>
        </w:r>
        <w:r w:rsidR="0086306F" w:rsidDel="003E67FC">
          <w:rPr>
            <w:rFonts w:cs="Times New Roman"/>
          </w:rPr>
          <w:delText>)</w:delText>
        </w:r>
        <w:r w:rsidR="00B86A5F" w:rsidDel="003E67FC">
          <w:rPr>
            <w:rFonts w:cs="Times New Roman"/>
          </w:rPr>
          <w:delText xml:space="preserve"> or at which level they were inserted</w:delText>
        </w:r>
        <w:r w:rsidR="00CC21F9" w:rsidDel="003E67FC">
          <w:rPr>
            <w:rFonts w:cs="Times New Roman"/>
          </w:rPr>
          <w:delText xml:space="preserve"> (the code</w:delText>
        </w:r>
        <w:r w:rsidR="003B5F83" w:rsidDel="003E67FC">
          <w:rPr>
            <w:rFonts w:cs="Times New Roman"/>
          </w:rPr>
          <w:delText xml:space="preserve"> indicating the insertion level was</w:delText>
        </w:r>
        <w:r w:rsidR="00CC21F9" w:rsidDel="003E67FC">
          <w:rPr>
            <w:rFonts w:cs="Times New Roman"/>
          </w:rPr>
          <w:delText xml:space="preserve"> explained in </w:delText>
        </w:r>
        <w:r w:rsidR="003B5F83" w:rsidDel="003E67FC">
          <w:rPr>
            <w:rFonts w:cs="Times New Roman"/>
          </w:rPr>
          <w:delText>Methods</w:delText>
        </w:r>
        <w:r w:rsidR="00CC21F9" w:rsidDel="003E67FC">
          <w:rPr>
            <w:rFonts w:cs="Times New Roman"/>
          </w:rPr>
          <w:delText xml:space="preserve"> section)</w:delText>
        </w:r>
        <w:r w:rsidR="00D30B6C" w:rsidDel="003E67FC">
          <w:rPr>
            <w:rFonts w:cs="Times New Roman"/>
          </w:rPr>
          <w:delText>.</w:delText>
        </w:r>
        <w:r w:rsidR="0003472B" w:rsidDel="003E67FC">
          <w:rPr>
            <w:rFonts w:cs="Times New Roman"/>
          </w:rPr>
          <w:delText xml:space="preserve"> </w:delText>
        </w:r>
        <w:r w:rsidR="00703AE0" w:rsidDel="003E67FC">
          <w:rPr>
            <w:rFonts w:cs="Times New Roman"/>
          </w:rPr>
          <w:delText>The percentage</w:delText>
        </w:r>
        <w:r w:rsidR="0003472B" w:rsidDel="003E67FC">
          <w:rPr>
            <w:rFonts w:cs="Times New Roman"/>
          </w:rPr>
          <w:delText>s</w:delText>
        </w:r>
        <w:r w:rsidR="00703AE0" w:rsidDel="003E67FC">
          <w:rPr>
            <w:rFonts w:cs="Times New Roman"/>
          </w:rPr>
          <w:delText xml:space="preserve"> of insertions</w:delText>
        </w:r>
        <w:r w:rsidR="0003472B" w:rsidDel="003E67FC">
          <w:rPr>
            <w:rFonts w:cs="Times New Roman"/>
          </w:rPr>
          <w:delText xml:space="preserve"> </w:delText>
        </w:r>
        <w:r w:rsidR="00B54145" w:rsidDel="003E67FC">
          <w:rPr>
            <w:rFonts w:cs="Times New Roman"/>
          </w:rPr>
          <w:delText xml:space="preserve">over the total number of species </w:delText>
        </w:r>
        <w:r w:rsidR="007F6E88" w:rsidDel="003E67FC">
          <w:rPr>
            <w:rFonts w:cs="Times New Roman"/>
          </w:rPr>
          <w:delText>for each ecoregion</w:delText>
        </w:r>
        <w:r w:rsidR="0003472B" w:rsidDel="003E67FC">
          <w:rPr>
            <w:rFonts w:cs="Times New Roman"/>
          </w:rPr>
          <w:delText xml:space="preserve"> are shown</w:delText>
        </w:r>
        <w:r w:rsidR="007F6E88" w:rsidDel="003E67FC">
          <w:rPr>
            <w:rFonts w:cs="Times New Roman"/>
          </w:rPr>
          <w:delText>.</w:delText>
        </w:r>
      </w:del>
    </w:p>
    <w:p w14:paraId="177967EB" w14:textId="2AEE60AB" w:rsidR="00FF7ADC" w:rsidRDefault="005327B3" w:rsidP="00BF5E32">
      <w:pPr>
        <w:rPr>
          <w:ins w:id="153" w:author="Gabriel Nakamura" w:date="2021-10-04T12:01:00Z"/>
          <w:rFonts w:cs="Times New Roman"/>
        </w:rPr>
      </w:pPr>
      <w:r>
        <w:rPr>
          <w:rFonts w:cs="Times New Roman"/>
        </w:rPr>
        <w:lastRenderedPageBreak/>
        <w:tab/>
        <w:t xml:space="preserve">We observed that tropical regions exhibited larger </w:t>
      </w:r>
      <w:r w:rsidR="00B500A7">
        <w:rPr>
          <w:rFonts w:cs="Times New Roman"/>
        </w:rPr>
        <w:t>Darwinian shortfalls</w:t>
      </w:r>
      <w:r>
        <w:rPr>
          <w:rFonts w:cs="Times New Roman"/>
        </w:rPr>
        <w:t>,</w:t>
      </w:r>
      <w:r w:rsidR="00B500A7">
        <w:rPr>
          <w:rFonts w:cs="Times New Roman"/>
        </w:rPr>
        <w:t xml:space="preserve"> </w:t>
      </w:r>
      <w:r>
        <w:rPr>
          <w:rFonts w:cs="Times New Roman"/>
        </w:rPr>
        <w:t xml:space="preserve">while </w:t>
      </w:r>
      <w:r w:rsidR="00661B28">
        <w:rPr>
          <w:rFonts w:cs="Times New Roman"/>
        </w:rPr>
        <w:t>northe</w:t>
      </w:r>
      <w:r w:rsidR="005176A3">
        <w:rPr>
          <w:rFonts w:cs="Times New Roman"/>
        </w:rPr>
        <w:t>rn</w:t>
      </w:r>
      <w:r w:rsidR="00661B28">
        <w:rPr>
          <w:rFonts w:cs="Times New Roman"/>
        </w:rPr>
        <w:t xml:space="preserve"> sites had lower values of </w:t>
      </w:r>
      <w:r w:rsidR="0043628F">
        <w:rPr>
          <w:rFonts w:cs="Times New Roman"/>
        </w:rPr>
        <w:t>shortfalls</w:t>
      </w:r>
      <w:r w:rsidR="003D2C1C">
        <w:rPr>
          <w:rFonts w:cs="Times New Roman"/>
        </w:rPr>
        <w:t xml:space="preserve"> (Figure 3)</w:t>
      </w:r>
      <w:r w:rsidR="00661B28">
        <w:rPr>
          <w:rFonts w:cs="Times New Roman"/>
        </w:rPr>
        <w:t>.</w:t>
      </w:r>
      <w:r w:rsidR="00250DF3">
        <w:rPr>
          <w:rFonts w:cs="Times New Roman"/>
        </w:rPr>
        <w:t xml:space="preserve"> </w:t>
      </w:r>
      <w:r w:rsidR="00291F8B">
        <w:rPr>
          <w:rFonts w:cs="Times New Roman"/>
        </w:rPr>
        <w:t>T</w:t>
      </w:r>
      <w:r w:rsidR="003D2C1C">
        <w:rPr>
          <w:rFonts w:cs="Times New Roman"/>
        </w:rPr>
        <w:t xml:space="preserve">he </w:t>
      </w:r>
      <w:r w:rsidR="00AF3863">
        <w:rPr>
          <w:rFonts w:cs="Times New Roman"/>
        </w:rPr>
        <w:t>highest values of Darwinian shortfalls w</w:t>
      </w:r>
      <w:r w:rsidR="000054FE">
        <w:rPr>
          <w:rFonts w:cs="Times New Roman"/>
        </w:rPr>
        <w:t xml:space="preserve">ere found in </w:t>
      </w:r>
      <w:proofErr w:type="spellStart"/>
      <w:r w:rsidR="000054FE">
        <w:rPr>
          <w:rFonts w:cs="Times New Roman"/>
        </w:rPr>
        <w:t>Afrotropics</w:t>
      </w:r>
      <w:proofErr w:type="spellEnd"/>
      <w:r w:rsidR="000054FE">
        <w:rPr>
          <w:rFonts w:cs="Times New Roman"/>
        </w:rPr>
        <w:t xml:space="preserve"> </w:t>
      </w:r>
      <w:r w:rsidR="00703648">
        <w:rPr>
          <w:rFonts w:cs="Times New Roman"/>
        </w:rPr>
        <w:t xml:space="preserve">and Neotropics, </w:t>
      </w:r>
      <w:r w:rsidR="000054FE">
        <w:rPr>
          <w:rFonts w:cs="Times New Roman"/>
        </w:rPr>
        <w:t xml:space="preserve">as some drainages did not harbor </w:t>
      </w:r>
      <w:r w:rsidR="00365C55">
        <w:rPr>
          <w:rFonts w:cs="Times New Roman"/>
        </w:rPr>
        <w:t xml:space="preserve">any </w:t>
      </w:r>
      <w:r w:rsidR="001B286B">
        <w:rPr>
          <w:rFonts w:cs="Times New Roman"/>
        </w:rPr>
        <w:t xml:space="preserve">(or few) </w:t>
      </w:r>
      <w:r w:rsidR="00365C55">
        <w:rPr>
          <w:rFonts w:cs="Times New Roman"/>
        </w:rPr>
        <w:t xml:space="preserve">species in </w:t>
      </w:r>
      <w:r w:rsidR="00703648">
        <w:rPr>
          <w:rFonts w:cs="Times New Roman"/>
        </w:rPr>
        <w:t xml:space="preserve">the original </w:t>
      </w:r>
      <w:proofErr w:type="spellStart"/>
      <w:r w:rsidR="001D523B">
        <w:rPr>
          <w:rFonts w:cs="Times New Roman"/>
        </w:rPr>
        <w:t>Rabosky</w:t>
      </w:r>
      <w:r w:rsidR="00E211C7">
        <w:rPr>
          <w:rFonts w:cs="Times New Roman"/>
        </w:rPr>
        <w:t>'</w:t>
      </w:r>
      <w:r w:rsidR="001D523B">
        <w:rPr>
          <w:rFonts w:cs="Times New Roman"/>
        </w:rPr>
        <w:t>s</w:t>
      </w:r>
      <w:proofErr w:type="spellEnd"/>
      <w:r w:rsidR="00365C55">
        <w:rPr>
          <w:rFonts w:cs="Times New Roman"/>
        </w:rPr>
        <w:t xml:space="preserve"> phylogen</w:t>
      </w:r>
      <w:r w:rsidR="007F04A2">
        <w:rPr>
          <w:rFonts w:cs="Times New Roman"/>
        </w:rPr>
        <w:t>y</w:t>
      </w:r>
      <w:r w:rsidR="00925453">
        <w:rPr>
          <w:rFonts w:cs="Times New Roman"/>
        </w:rPr>
        <w:t>.</w:t>
      </w:r>
      <w:r w:rsidR="003C34DF">
        <w:rPr>
          <w:rFonts w:cs="Times New Roman"/>
        </w:rPr>
        <w:t xml:space="preserve"> The grey areas correspond to sites that do not </w:t>
      </w:r>
      <w:proofErr w:type="gramStart"/>
      <w:r w:rsidR="003C34DF">
        <w:rPr>
          <w:rFonts w:cs="Times New Roman"/>
        </w:rPr>
        <w:t>presented</w:t>
      </w:r>
      <w:proofErr w:type="gramEnd"/>
      <w:r w:rsidR="003C34DF">
        <w:rPr>
          <w:rFonts w:cs="Times New Roman"/>
        </w:rPr>
        <w:t xml:space="preserve"> species occurrences accordingly to Tedesco et al (2017) study.</w:t>
      </w:r>
      <w:ins w:id="154" w:author="Gabriel Nakamura" w:date="2021-10-04T13:31:00Z">
        <w:r w:rsidR="00DE1AE7">
          <w:rPr>
            <w:rFonts w:cs="Times New Roman"/>
          </w:rPr>
          <w:t xml:space="preserve"> We also depicted the Darwinian shortfalls for the four major orders in terms of species richness (bottom maps in Figure </w:t>
        </w:r>
      </w:ins>
      <w:ins w:id="155" w:author="Gabriel Nakamura" w:date="2021-10-04T13:32:00Z">
        <w:r w:rsidR="00DE1AE7">
          <w:rPr>
            <w:rFonts w:cs="Times New Roman"/>
          </w:rPr>
          <w:t>3</w:t>
        </w:r>
      </w:ins>
      <w:ins w:id="156" w:author="Gabriel Nakamura" w:date="2021-10-04T13:31:00Z">
        <w:r w:rsidR="00DE1AE7">
          <w:rPr>
            <w:rFonts w:cs="Times New Roman"/>
          </w:rPr>
          <w:t>)</w:t>
        </w:r>
      </w:ins>
      <w:ins w:id="157" w:author="Gabriel Nakamura" w:date="2021-10-04T13:32:00Z">
        <w:r w:rsidR="00DE1AE7">
          <w:rPr>
            <w:rFonts w:cs="Times New Roman"/>
          </w:rPr>
          <w:t xml:space="preserve">. For all the groups the higher values of </w:t>
        </w:r>
        <w:r w:rsidR="00635E75">
          <w:rPr>
            <w:rFonts w:cs="Times New Roman"/>
          </w:rPr>
          <w:t xml:space="preserve">Darwinian shortfalls </w:t>
        </w:r>
        <w:proofErr w:type="gramStart"/>
        <w:r w:rsidR="00635E75">
          <w:rPr>
            <w:rFonts w:cs="Times New Roman"/>
          </w:rPr>
          <w:t>was</w:t>
        </w:r>
        <w:proofErr w:type="gramEnd"/>
        <w:r w:rsidR="00635E75">
          <w:rPr>
            <w:rFonts w:cs="Times New Roman"/>
          </w:rPr>
          <w:t xml:space="preserve"> fond in the neotropical </w:t>
        </w:r>
        <w:proofErr w:type="spellStart"/>
        <w:r w:rsidR="00635E75">
          <w:rPr>
            <w:rFonts w:cs="Times New Roman"/>
          </w:rPr>
          <w:t>regio</w:t>
        </w:r>
        <w:proofErr w:type="spellEnd"/>
        <w:r w:rsidR="00425122">
          <w:rPr>
            <w:rFonts w:cs="Times New Roman"/>
          </w:rPr>
          <w:t xml:space="preserve">, </w:t>
        </w:r>
      </w:ins>
      <w:ins w:id="158" w:author="Gabriel Nakamura" w:date="2021-10-04T13:33:00Z">
        <w:r w:rsidR="00425122">
          <w:rPr>
            <w:rFonts w:cs="Times New Roman"/>
          </w:rPr>
          <w:t xml:space="preserve">except to </w:t>
        </w:r>
        <w:proofErr w:type="spellStart"/>
        <w:r w:rsidR="00425122">
          <w:rPr>
            <w:rFonts w:cs="Times New Roman"/>
          </w:rPr>
          <w:t>Cypriniformes</w:t>
        </w:r>
        <w:proofErr w:type="spellEnd"/>
        <w:r w:rsidR="00425122">
          <w:rPr>
            <w:rFonts w:cs="Times New Roman"/>
          </w:rPr>
          <w:t>, the group responsible for high</w:t>
        </w:r>
        <w:r w:rsidR="00103B49">
          <w:rPr>
            <w:rFonts w:cs="Times New Roman"/>
          </w:rPr>
          <w:t xml:space="preserve">er values in the </w:t>
        </w:r>
        <w:proofErr w:type="spellStart"/>
        <w:r w:rsidR="00103B49">
          <w:rPr>
            <w:rFonts w:cs="Times New Roman"/>
          </w:rPr>
          <w:t>watersheeds</w:t>
        </w:r>
        <w:proofErr w:type="spellEnd"/>
        <w:r w:rsidR="00103B49">
          <w:rPr>
            <w:rFonts w:cs="Times New Roman"/>
          </w:rPr>
          <w:t xml:space="preserve"> lo</w:t>
        </w:r>
      </w:ins>
      <w:ins w:id="159" w:author="Gabriel Nakamura" w:date="2021-10-04T13:34:00Z">
        <w:r w:rsidR="00103B49">
          <w:rPr>
            <w:rFonts w:cs="Times New Roman"/>
          </w:rPr>
          <w:t>cated in Asia and some at the North America.</w:t>
        </w:r>
      </w:ins>
      <w:del w:id="160" w:author="Gabriel Nakamura" w:date="2021-10-04T12:01:00Z">
        <w:r w:rsidR="00FF7ADC" w:rsidDel="00E8337D">
          <w:rPr>
            <w:rFonts w:cs="Times New Roman"/>
            <w:noProof/>
          </w:rPr>
          <w:drawing>
            <wp:inline distT="0" distB="0" distL="0" distR="0" wp14:anchorId="0097388B" wp14:editId="598EC030">
              <wp:extent cx="6366933" cy="3183467"/>
              <wp:effectExtent l="0" t="0" r="0" b="4445"/>
              <wp:docPr id="4" name="Imagem 4"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Mapa&#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5470" cy="3202735"/>
                      </a:xfrm>
                      <a:prstGeom prst="rect">
                        <a:avLst/>
                      </a:prstGeom>
                    </pic:spPr>
                  </pic:pic>
                </a:graphicData>
              </a:graphic>
            </wp:inline>
          </w:drawing>
        </w:r>
      </w:del>
    </w:p>
    <w:p w14:paraId="60492F4A" w14:textId="73190381" w:rsidR="00E8337D" w:rsidRDefault="008671FD" w:rsidP="00BF5E32">
      <w:ins w:id="161" w:author="Gabriel Nakamura" w:date="2021-10-08T17:28:00Z">
        <w:r>
          <w:rPr>
            <w:noProof/>
          </w:rPr>
          <w:drawing>
            <wp:inline distT="0" distB="0" distL="0" distR="0" wp14:anchorId="21A8695F" wp14:editId="1502AD82">
              <wp:extent cx="6035040" cy="3017520"/>
              <wp:effectExtent l="0" t="0" r="0" b="5080"/>
              <wp:docPr id="8" name="Imagem 8" descr="Uma imagem contend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ntendo Gráfico de dispersã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7012" cy="3018506"/>
                      </a:xfrm>
                      <a:prstGeom prst="rect">
                        <a:avLst/>
                      </a:prstGeom>
                    </pic:spPr>
                  </pic:pic>
                </a:graphicData>
              </a:graphic>
            </wp:inline>
          </w:drawing>
        </w:r>
      </w:ins>
    </w:p>
    <w:p w14:paraId="27945540" w14:textId="6D58E659" w:rsidR="00FF7ADC" w:rsidRPr="00912DBA" w:rsidRDefault="00FF7ADC" w:rsidP="00FF7ADC">
      <w:r>
        <w:t xml:space="preserve">Figure </w:t>
      </w:r>
      <w:fldSimple w:instr=" SEQ Figure \* ARABIC ">
        <w:r>
          <w:rPr>
            <w:noProof/>
          </w:rPr>
          <w:t>3</w:t>
        </w:r>
      </w:fldSimple>
      <w:r>
        <w:t>: Global distribution of the Darwini</w:t>
      </w:r>
      <w:r w:rsidR="00F870F9">
        <w:t>a</w:t>
      </w:r>
      <w:r>
        <w:t xml:space="preserve">n Shortfalls for ray-finned fishes, based on </w:t>
      </w:r>
      <w:ins w:id="162" w:author="Gabriel Nakamura" w:date="2021-10-08T17:29:00Z">
        <w:r w:rsidR="00C64CAE">
          <w:t xml:space="preserve">freshwater species occurrences </w:t>
        </w:r>
        <w:r w:rsidR="00EA772D">
          <w:t>in more than 3000 basins</w:t>
        </w:r>
      </w:ins>
      <w:del w:id="163" w:author="Gabriel Nakamura" w:date="2021-10-08T17:29:00Z">
        <w:r w:rsidDel="00EA772D">
          <w:delText>dataset available from Tedesco et al (2017)</w:delText>
        </w:r>
      </w:del>
      <w:r>
        <w:t>. Values near to 1 indicate</w:t>
      </w:r>
      <w:del w:id="164" w:author="Gabriel Nakamura" w:date="2021-10-08T17:29:00Z">
        <w:r w:rsidDel="00EA772D">
          <w:delText xml:space="preserve"> </w:delText>
        </w:r>
        <w:r w:rsidR="00020B50" w:rsidDel="00EA772D">
          <w:delText>a</w:delText>
        </w:r>
      </w:del>
      <w:r w:rsidR="00020B50">
        <w:t xml:space="preserve"> </w:t>
      </w:r>
      <w:r>
        <w:t xml:space="preserve">high </w:t>
      </w:r>
      <w:r w:rsidR="00020B50">
        <w:t xml:space="preserve">Darwinian </w:t>
      </w:r>
      <w:r w:rsidR="003C34DF">
        <w:t>shortfall</w:t>
      </w:r>
      <w:r>
        <w:t xml:space="preserve"> (</w:t>
      </w:r>
      <w:r w:rsidR="00020B50">
        <w:t>a</w:t>
      </w:r>
      <w:r w:rsidR="003C34DF">
        <w:t xml:space="preserve"> </w:t>
      </w:r>
      <w:r>
        <w:t xml:space="preserve">large </w:t>
      </w:r>
      <w:proofErr w:type="gramStart"/>
      <w:r>
        <w:t>amount</w:t>
      </w:r>
      <w:proofErr w:type="gramEnd"/>
      <w:r>
        <w:t xml:space="preserve"> of </w:t>
      </w:r>
      <w:r w:rsidR="00020B50">
        <w:t>congeneric insertions</w:t>
      </w:r>
      <w:r>
        <w:t>), while values near</w:t>
      </w:r>
      <w:ins w:id="165" w:author="Gabriel Nakamura" w:date="2021-10-08T17:32:00Z">
        <w:r w:rsidR="00AA57F8">
          <w:t xml:space="preserve"> to</w:t>
        </w:r>
      </w:ins>
      <w:r>
        <w:t xml:space="preserve"> zero indicate</w:t>
      </w:r>
      <w:del w:id="166" w:author="Gabriel Nakamura" w:date="2021-10-08T17:32:00Z">
        <w:r w:rsidDel="00AA57F8">
          <w:delText xml:space="preserve"> </w:delText>
        </w:r>
        <w:r w:rsidR="00020B50" w:rsidDel="00AA57F8">
          <w:delText>a</w:delText>
        </w:r>
      </w:del>
      <w:r w:rsidR="00020B50">
        <w:t xml:space="preserve"> </w:t>
      </w:r>
      <w:r>
        <w:t xml:space="preserve">low </w:t>
      </w:r>
      <w:r w:rsidR="003C34DF">
        <w:t>shortfall</w:t>
      </w:r>
      <w:ins w:id="167" w:author="Gabriel Nakamura" w:date="2021-10-08T17:32:00Z">
        <w:r w:rsidR="00AA57F8">
          <w:t>s</w:t>
        </w:r>
      </w:ins>
      <w:r>
        <w:t>.</w:t>
      </w:r>
      <w:del w:id="168" w:author="Gabriel Nakamura" w:date="2021-10-08T17:32:00Z">
        <w:r w:rsidDel="00AA57F8">
          <w:delText xml:space="preserve"> </w:delText>
        </w:r>
        <w:r w:rsidR="00B72E45" w:rsidDel="00AA57F8">
          <w:delText>G</w:delText>
        </w:r>
        <w:r w:rsidDel="00AA57F8">
          <w:delText xml:space="preserve">ray color indicates </w:delText>
        </w:r>
        <w:r w:rsidR="00EE5766" w:rsidDel="00AA57F8">
          <w:delText>unsampled areas</w:delText>
        </w:r>
        <w:r w:rsidDel="00AA57F8">
          <w:delText>.</w:delText>
        </w:r>
      </w:del>
      <w:ins w:id="169" w:author="Gabriel Nakamura" w:date="2021-10-04T12:02:00Z">
        <w:r w:rsidR="008C6937">
          <w:t xml:space="preserve"> We depicted t</w:t>
        </w:r>
      </w:ins>
      <w:ins w:id="170" w:author="Gabriel Nakamura" w:date="2021-10-04T12:03:00Z">
        <w:r w:rsidR="008C6937">
          <w:t>he Darwinian shortfall for the four major orders in terms of species richness (</w:t>
        </w:r>
        <w:proofErr w:type="spellStart"/>
        <w:r w:rsidR="008C6937">
          <w:t>Characiformes</w:t>
        </w:r>
        <w:proofErr w:type="spellEnd"/>
        <w:r w:rsidR="008C6937">
          <w:t xml:space="preserve">, </w:t>
        </w:r>
        <w:proofErr w:type="spellStart"/>
        <w:r w:rsidR="008C6937">
          <w:t>Cypriniformes</w:t>
        </w:r>
        <w:proofErr w:type="spellEnd"/>
        <w:r w:rsidR="008C6937">
          <w:t xml:space="preserve">, </w:t>
        </w:r>
        <w:proofErr w:type="spellStart"/>
        <w:r w:rsidR="008C6937">
          <w:t>Cich</w:t>
        </w:r>
        <w:r w:rsidR="00FA1E28">
          <w:t>liformes</w:t>
        </w:r>
        <w:proofErr w:type="spellEnd"/>
        <w:r w:rsidR="00FA1E28">
          <w:t xml:space="preserve"> and </w:t>
        </w:r>
        <w:proofErr w:type="spellStart"/>
        <w:r w:rsidR="00FA1E28">
          <w:t>Siluriformes</w:t>
        </w:r>
        <w:proofErr w:type="spellEnd"/>
        <w:r w:rsidR="008C6937">
          <w:t>)</w:t>
        </w:r>
        <w:r w:rsidR="00FA1E28">
          <w:t>.</w:t>
        </w:r>
      </w:ins>
      <w:ins w:id="171" w:author="Gabriel Nakamura" w:date="2021-10-08T17:32:00Z">
        <w:r w:rsidR="00AA57F8">
          <w:t xml:space="preserve"> </w:t>
        </w:r>
        <w:r w:rsidR="00AA57F8">
          <w:t xml:space="preserve">Gray color indicates areas with no occurrence of species for a given </w:t>
        </w:r>
      </w:ins>
      <w:ins w:id="172" w:author="Gabriel Nakamura" w:date="2021-10-08T17:33:00Z">
        <w:r w:rsidR="00AA57F8">
          <w:t>order</w:t>
        </w:r>
      </w:ins>
      <w:ins w:id="173" w:author="Gabriel Nakamura" w:date="2021-10-08T17:32:00Z">
        <w:r w:rsidR="00AA57F8">
          <w:t>.</w:t>
        </w:r>
      </w:ins>
    </w:p>
    <w:p w14:paraId="6B758B99" w14:textId="77777777" w:rsidR="00FF7ADC" w:rsidRDefault="00FF7ADC" w:rsidP="00077CBD">
      <w:pPr>
        <w:rPr>
          <w:rFonts w:cs="Times New Roman"/>
        </w:rPr>
      </w:pPr>
    </w:p>
    <w:p w14:paraId="3C414100" w14:textId="57291E1D" w:rsidR="00925453" w:rsidRDefault="00925453" w:rsidP="00077CBD">
      <w:pPr>
        <w:rPr>
          <w:rFonts w:cs="Times New Roman"/>
          <w:b/>
          <w:bCs/>
        </w:rPr>
      </w:pPr>
      <w:r w:rsidRPr="00280923">
        <w:rPr>
          <w:rFonts w:cs="Times New Roman"/>
          <w:b/>
          <w:bCs/>
        </w:rPr>
        <w:lastRenderedPageBreak/>
        <w:t>Discussion</w:t>
      </w:r>
    </w:p>
    <w:p w14:paraId="0E3DE659" w14:textId="0B3DF4E8" w:rsidR="00925453" w:rsidRDefault="00925453" w:rsidP="00925453">
      <w:r>
        <w:t>We provided a user-friendly</w:t>
      </w:r>
      <w:r w:rsidR="002D5CA4">
        <w:t xml:space="preserve">, </w:t>
      </w:r>
      <w:ins w:id="174" w:author="Gabriel Nakamura" w:date="2021-10-08T17:33:00Z">
        <w:r w:rsidR="00E160C5">
          <w:t xml:space="preserve">fast, </w:t>
        </w:r>
      </w:ins>
      <w:proofErr w:type="gramStart"/>
      <w:r w:rsidR="002D5CA4">
        <w:t>efficient</w:t>
      </w:r>
      <w:proofErr w:type="gramEnd"/>
      <w:r>
        <w:t xml:space="preserve"> and reproducible way to construct phylogenetic tree</w:t>
      </w:r>
      <w:r w:rsidR="002D5CA4">
        <w:t>s</w:t>
      </w:r>
      <w:r>
        <w:t xml:space="preserve"> for a megadiverse group (Actinopterygii). The </w:t>
      </w:r>
      <w:proofErr w:type="spellStart"/>
      <w:r>
        <w:t>FishPhyloMaker</w:t>
      </w:r>
      <w:proofErr w:type="spellEnd"/>
      <w:r>
        <w:t xml:space="preserve"> package is in line with tools developed for plants, such as </w:t>
      </w:r>
      <w:proofErr w:type="spellStart"/>
      <w:r>
        <w:t>Phylomatic</w:t>
      </w:r>
      <w:proofErr w:type="spellEnd"/>
      <w:r>
        <w:t xml:space="preserve"> (C++ application) and </w:t>
      </w:r>
      <w:proofErr w:type="spellStart"/>
      <w:r>
        <w:t>V.PhyloMaker</w:t>
      </w:r>
      <w:proofErr w:type="spellEnd"/>
      <w:r>
        <w:t xml:space="preserve"> (R package) </w:t>
      </w:r>
      <w:r>
        <w:fldChar w:fldCharType="begin" w:fldLock="1"/>
      </w:r>
      <w: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d92bc29b-91b3-469d-aa0b-3d3bbbefffa9","http://www.mendeley.com/documents/?uuid=a4673d81-9017-4020-af49-3b5bb1d86824","http://www.mendeley.com/documents/?uuid=b385c673-7e94-4c05-aebf-8b8bbb6b8564"]},{"id":"ITEM-2","itemData":{"DOI":"10.1111/j.1471-8286.2004.00829.x","ISBN":"9252293655","ISSN":"14718278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 © 2005 Blackwell Publishing Ltd.","author":[{"dropping-particle":"","family":"Webb","given":"Campbell O.","non-dropping-particle":"","parse-names":false,"suffix":""},{"dropping-particle":"","family":"Donoghue","given":"Michael J.","non-dropping-particle":"","parse-names":false,"suffix":""}],"container-title":"Molecular Ecology Notes","id":"ITEM-2","issue":"1","issued":{"date-parts":[["2005"]]},"page":"181-183","title":"Phylomatic: Tree assembly for applied phylogenetics","type":"article-journal","volume":"5"},"uris":["http://www.mendeley.com/documents/?uuid=2d7f2dff-2348-480d-959d-147a0670582c"]}],"mendeley":{"formattedCitation":"(Jin and Qian, 2019; Webb and Donoghue, 2005)","plainTextFormattedCitation":"(Jin and Qian, 2019; Webb and Donoghue, 2005)","previouslyFormattedCitation":"(Jin and Qian, 2019; Webb and Donoghue, 2005)"},"properties":{"noteIndex":0},"schema":"https://github.com/citation-style-language/schema/raw/master/csl-citation.json"}</w:instrText>
      </w:r>
      <w:r>
        <w:fldChar w:fldCharType="separate"/>
      </w:r>
      <w:r w:rsidRPr="00BB366E">
        <w:rPr>
          <w:noProof/>
        </w:rPr>
        <w:t>(Jin and Qian, 2019; Webb and Donoghue, 2005)</w:t>
      </w:r>
      <w:r>
        <w:fldChar w:fldCharType="end"/>
      </w:r>
      <w:r>
        <w:t>, but includes different features</w:t>
      </w:r>
      <w:r w:rsidR="005E3BB3">
        <w:t>.</w:t>
      </w:r>
      <w:r>
        <w:t xml:space="preserve"> </w:t>
      </w:r>
      <w:r w:rsidR="005E3BB3">
        <w:t xml:space="preserve">These features include </w:t>
      </w:r>
      <w:r>
        <w:t>new options</w:t>
      </w:r>
      <w:r w:rsidR="002D5CA4">
        <w:t xml:space="preserve"> for inserti</w:t>
      </w:r>
      <w:r w:rsidR="005E3BB3">
        <w:t>ng</w:t>
      </w:r>
      <w:r w:rsidR="002D5CA4">
        <w:t xml:space="preserve"> </w:t>
      </w:r>
      <w:r w:rsidR="00554E8E">
        <w:t xml:space="preserve">species </w:t>
      </w:r>
      <w:r w:rsidR="00410201">
        <w:t xml:space="preserve">through </w:t>
      </w:r>
      <w:proofErr w:type="spellStart"/>
      <w:proofErr w:type="gramStart"/>
      <w:r w:rsidR="00410201">
        <w:t>a</w:t>
      </w:r>
      <w:proofErr w:type="spellEnd"/>
      <w:proofErr w:type="gramEnd"/>
      <w:r w:rsidR="00410201">
        <w:t xml:space="preserve"> interactive procedure in</w:t>
      </w:r>
      <w:r w:rsidR="00554E8E">
        <w:t xml:space="preserve"> phylogenies</w:t>
      </w:r>
      <w:r>
        <w:t xml:space="preserve"> and record</w:t>
      </w:r>
      <w:r w:rsidR="00554E8E">
        <w:t>ing</w:t>
      </w:r>
      <w:r>
        <w:t xml:space="preserve"> insertions</w:t>
      </w:r>
      <w:r w:rsidR="00554E8E">
        <w:t xml:space="preserve">. The latter </w:t>
      </w:r>
      <w:r w:rsidR="00280923">
        <w:t>feature</w:t>
      </w:r>
      <w:r w:rsidR="00554E8E">
        <w:t xml:space="preserve"> </w:t>
      </w:r>
      <w:r w:rsidR="00974421">
        <w:t>allow</w:t>
      </w:r>
      <w:r w:rsidR="006C705F">
        <w:t>s</w:t>
      </w:r>
      <w:r w:rsidR="00974421">
        <w:t xml:space="preserve"> </w:t>
      </w:r>
      <w:r w:rsidR="00D9443F">
        <w:t>a bet</w:t>
      </w:r>
      <w:r w:rsidR="00510C93">
        <w:t xml:space="preserve">ter systematization of building </w:t>
      </w:r>
      <w:proofErr w:type="spellStart"/>
      <w:r w:rsidR="00510C93">
        <w:t>supertrees</w:t>
      </w:r>
      <w:proofErr w:type="spellEnd"/>
      <w:r w:rsidR="00510C93">
        <w:t xml:space="preserve"> and </w:t>
      </w:r>
      <w:r w:rsidR="00686B1E">
        <w:t>calculating</w:t>
      </w:r>
      <w:r w:rsidR="00510C93">
        <w:t xml:space="preserve"> </w:t>
      </w:r>
      <w:r w:rsidR="00E70F8F">
        <w:t>the</w:t>
      </w:r>
      <w:r w:rsidR="00974421">
        <w:t xml:space="preserve"> first</w:t>
      </w:r>
      <w:r w:rsidR="00E70F8F">
        <w:t>, to our knowledge,</w:t>
      </w:r>
      <w:r w:rsidR="00974421">
        <w:t xml:space="preserve"> quantitative measure of </w:t>
      </w:r>
      <w:r w:rsidR="001B286B">
        <w:t xml:space="preserve">the </w:t>
      </w:r>
      <w:r w:rsidR="00974421">
        <w:t>Darwinian shortfall</w:t>
      </w:r>
      <w:r>
        <w:t>.</w:t>
      </w:r>
    </w:p>
    <w:p w14:paraId="5F751C6B" w14:textId="69112DBF" w:rsidR="00925453" w:rsidRDefault="00FF7ADC" w:rsidP="00077CBD">
      <w:pPr>
        <w:rPr>
          <w:rFonts w:cs="Times New Roman"/>
        </w:rPr>
      </w:pPr>
      <w:r>
        <w:rPr>
          <w:rFonts w:cs="Times New Roman"/>
          <w:b/>
          <w:bCs/>
        </w:rPr>
        <w:tab/>
      </w:r>
      <w:r w:rsidR="00BE243B">
        <w:rPr>
          <w:rFonts w:cs="Times New Roman"/>
        </w:rPr>
        <w:t xml:space="preserve">Whereas </w:t>
      </w:r>
      <w:proofErr w:type="spellStart"/>
      <w:r w:rsidR="00FD263C">
        <w:rPr>
          <w:rFonts w:cs="Times New Roman"/>
        </w:rPr>
        <w:t>Phylomatic</w:t>
      </w:r>
      <w:proofErr w:type="spellEnd"/>
      <w:r w:rsidR="00FD263C">
        <w:rPr>
          <w:rFonts w:cs="Times New Roman"/>
        </w:rPr>
        <w:t xml:space="preserve"> allows the insertion of absent species only </w:t>
      </w:r>
      <w:r w:rsidR="003C4937">
        <w:rPr>
          <w:rFonts w:cs="Times New Roman"/>
        </w:rPr>
        <w:t>as congeneric or at</w:t>
      </w:r>
      <w:r w:rsidR="00FD263C">
        <w:rPr>
          <w:rFonts w:cs="Times New Roman"/>
        </w:rPr>
        <w:t xml:space="preserve"> the node corresponding to the family of th</w:t>
      </w:r>
      <w:r w:rsidR="003C4937">
        <w:rPr>
          <w:rFonts w:cs="Times New Roman"/>
        </w:rPr>
        <w:t>e focal species</w:t>
      </w:r>
      <w:r w:rsidR="006C705F">
        <w:rPr>
          <w:rFonts w:cs="Times New Roman"/>
        </w:rPr>
        <w:t xml:space="preserve"> </w:t>
      </w:r>
      <w:r w:rsidR="006C705F">
        <w:rPr>
          <w:rFonts w:cs="Times New Roman"/>
        </w:rPr>
        <w:fldChar w:fldCharType="begin" w:fldLock="1"/>
      </w:r>
      <w:r w:rsidR="00DB7D01">
        <w:rPr>
          <w:rFonts w:cs="Times New Roman"/>
        </w:rPr>
        <w:instrText>ADDIN CSL_CITATION {"citationItems":[{"id":"ITEM-1","itemData":{"DOI":"10.1111/j.1471-8286.2004.00829.x","ISBN":"9252293655","ISSN":"14718278","abstract":"Phylomatic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 © 2005 Blackwell Publishing Ltd.","author":[{"dropping-particle":"","family":"Webb","given":"Campbell O.","non-dropping-particle":"","parse-names":false,"suffix":""},{"dropping-particle":"","family":"Donoghue","given":"Michael J.","non-dropping-particle":"","parse-names":false,"suffix":""}],"container-title":"Molecular Ecology Notes","id":"ITEM-1","issue":"1","issued":{"date-parts":[["2005"]]},"page":"181-183","title":"Phylomatic: Tree assembly for applied phylogenetics","type":"article-journal","volume":"5"},"uris":["http://www.mendeley.com/documents/?uuid=2d7f2dff-2348-480d-959d-147a0670582c"]}],"mendeley":{"formattedCitation":"(Webb and Donoghue, 2005)","plainTextFormattedCitation":"(Webb and Donoghue, 2005)","previouslyFormattedCitation":"(Webb and Donoghue, 2005)"},"properties":{"noteIndex":0},"schema":"https://github.com/citation-style-language/schema/raw/master/csl-citation.json"}</w:instrText>
      </w:r>
      <w:r w:rsidR="006C705F">
        <w:rPr>
          <w:rFonts w:cs="Times New Roman"/>
        </w:rPr>
        <w:fldChar w:fldCharType="separate"/>
      </w:r>
      <w:r w:rsidR="006C705F" w:rsidRPr="006C705F">
        <w:rPr>
          <w:rFonts w:cs="Times New Roman"/>
          <w:noProof/>
        </w:rPr>
        <w:t>(Webb and Donoghue, 2005)</w:t>
      </w:r>
      <w:r w:rsidR="006C705F">
        <w:rPr>
          <w:rFonts w:cs="Times New Roman"/>
        </w:rPr>
        <w:fldChar w:fldCharType="end"/>
      </w:r>
      <w:r w:rsidR="003C4937">
        <w:rPr>
          <w:rFonts w:cs="Times New Roman"/>
        </w:rPr>
        <w:t xml:space="preserve">, </w:t>
      </w:r>
      <w:r w:rsidR="004B6187">
        <w:rPr>
          <w:rFonts w:cs="Times New Roman"/>
        </w:rPr>
        <w:t xml:space="preserve">the </w:t>
      </w:r>
      <w:proofErr w:type="spellStart"/>
      <w:r w:rsidR="003C4937">
        <w:rPr>
          <w:rFonts w:cs="Times New Roman"/>
        </w:rPr>
        <w:t>FishPhyloMaker</w:t>
      </w:r>
      <w:proofErr w:type="spellEnd"/>
      <w:r w:rsidR="003C4937">
        <w:rPr>
          <w:rFonts w:cs="Times New Roman"/>
        </w:rPr>
        <w:t xml:space="preserve"> </w:t>
      </w:r>
      <w:r w:rsidR="004B6187">
        <w:rPr>
          <w:rFonts w:cs="Times New Roman"/>
        </w:rPr>
        <w:t xml:space="preserve">package </w:t>
      </w:r>
      <w:r w:rsidR="003B6D64">
        <w:rPr>
          <w:rFonts w:cs="Times New Roman"/>
        </w:rPr>
        <w:t>delivers option</w:t>
      </w:r>
      <w:r w:rsidR="004B6187">
        <w:rPr>
          <w:rFonts w:cs="Times New Roman"/>
        </w:rPr>
        <w:t>s</w:t>
      </w:r>
      <w:r w:rsidR="003B6D64">
        <w:rPr>
          <w:rFonts w:cs="Times New Roman"/>
        </w:rPr>
        <w:t xml:space="preserve"> </w:t>
      </w:r>
      <w:r w:rsidR="004B6187">
        <w:rPr>
          <w:rFonts w:cs="Times New Roman"/>
        </w:rPr>
        <w:t xml:space="preserve">through </w:t>
      </w:r>
      <w:r w:rsidR="003B6D64">
        <w:rPr>
          <w:rFonts w:cs="Times New Roman"/>
        </w:rPr>
        <w:t>a</w:t>
      </w:r>
      <w:r w:rsidR="0062333D">
        <w:rPr>
          <w:rFonts w:cs="Times New Roman"/>
        </w:rPr>
        <w:t>n</w:t>
      </w:r>
      <w:r w:rsidR="003B6D64">
        <w:rPr>
          <w:rFonts w:cs="Times New Roman"/>
        </w:rPr>
        <w:t xml:space="preserve"> interactive procedure of insertion</w:t>
      </w:r>
      <w:r w:rsidR="009949B9">
        <w:rPr>
          <w:rFonts w:cs="Times New Roman"/>
        </w:rPr>
        <w:t xml:space="preserve">. The </w:t>
      </w:r>
      <w:r w:rsidR="008D4FD4">
        <w:rPr>
          <w:rFonts w:cs="Times New Roman"/>
        </w:rPr>
        <w:t xml:space="preserve">performed </w:t>
      </w:r>
      <w:r w:rsidR="00DF53BF">
        <w:rPr>
          <w:rFonts w:cs="Times New Roman"/>
        </w:rPr>
        <w:t xml:space="preserve">insertions can be </w:t>
      </w:r>
      <w:r w:rsidR="008D4FD4">
        <w:rPr>
          <w:rFonts w:cs="Times New Roman"/>
        </w:rPr>
        <w:t xml:space="preserve">easily </w:t>
      </w:r>
      <w:r w:rsidR="002F1D53">
        <w:rPr>
          <w:rFonts w:cs="Times New Roman"/>
        </w:rPr>
        <w:t>recorded</w:t>
      </w:r>
      <w:r w:rsidR="00DF53BF">
        <w:rPr>
          <w:rFonts w:cs="Times New Roman"/>
        </w:rPr>
        <w:t xml:space="preserve"> in an R script, providing flexibility and the same level of reproducibility </w:t>
      </w:r>
      <w:r w:rsidR="007F3B9D">
        <w:rPr>
          <w:rFonts w:cs="Times New Roman"/>
        </w:rPr>
        <w:t>as</w:t>
      </w:r>
      <w:r w:rsidR="00DF53BF">
        <w:rPr>
          <w:rFonts w:cs="Times New Roman"/>
        </w:rPr>
        <w:t xml:space="preserve"> </w:t>
      </w:r>
      <w:r w:rsidR="00DB7D01">
        <w:rPr>
          <w:rFonts w:cs="Times New Roman"/>
        </w:rPr>
        <w:t xml:space="preserve">other </w:t>
      </w:r>
      <w:r w:rsidR="00DF53BF">
        <w:rPr>
          <w:rFonts w:cs="Times New Roman"/>
        </w:rPr>
        <w:t>algorithms designed for similar p</w:t>
      </w:r>
      <w:r w:rsidR="002F1D53">
        <w:rPr>
          <w:rFonts w:cs="Times New Roman"/>
        </w:rPr>
        <w:t>urpo</w:t>
      </w:r>
      <w:r w:rsidR="00DF53BF">
        <w:rPr>
          <w:rFonts w:cs="Times New Roman"/>
        </w:rPr>
        <w:t>ses</w:t>
      </w:r>
      <w:r w:rsidR="00DB7D01">
        <w:rPr>
          <w:rFonts w:cs="Times New Roman"/>
        </w:rPr>
        <w:t xml:space="preserve"> (</w:t>
      </w:r>
      <w:r w:rsidR="00DB7D01" w:rsidRPr="007B78AA">
        <w:rPr>
          <w:rFonts w:cs="Times New Roman"/>
          <w:i/>
          <w:iCs/>
        </w:rPr>
        <w:t>e.g.</w:t>
      </w:r>
      <w:r w:rsidR="002F1D53">
        <w:rPr>
          <w:rFonts w:cs="Times New Roman"/>
        </w:rPr>
        <w:t>,</w:t>
      </w:r>
      <w:r w:rsidR="00DB7D01">
        <w:rPr>
          <w:rFonts w:cs="Times New Roman"/>
        </w:rPr>
        <w:t xml:space="preserve"> </w:t>
      </w:r>
      <w:r w:rsidR="00DB7D01">
        <w:rPr>
          <w:rFonts w:cs="Times New Roman"/>
        </w:rPr>
        <w:fldChar w:fldCharType="begin" w:fldLock="1"/>
      </w:r>
      <w:r w:rsidR="00B7158E">
        <w:rPr>
          <w:rFonts w:cs="Times New Roman"/>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plants","type":"article-journal","volume":"42"},"uris":["http://www.mendeley.com/documents/?uuid=a4673d81-9017-4020-af49-3b5bb1d86824"]}],"mendeley":{"formattedCitation":"(Jin and Qian, 2019)","manualFormatting":"Jin and Qian, 2019)","plainTextFormattedCitation":"(Jin and Qian, 2019)","previouslyFormattedCitation":"(Jin and Qian, 2019)"},"properties":{"noteIndex":0},"schema":"https://github.com/citation-style-language/schema/raw/master/csl-citation.json"}</w:instrText>
      </w:r>
      <w:r w:rsidR="00DB7D01">
        <w:rPr>
          <w:rFonts w:cs="Times New Roman"/>
        </w:rPr>
        <w:fldChar w:fldCharType="separate"/>
      </w:r>
      <w:r w:rsidR="00DB7D01" w:rsidRPr="00DB7D01">
        <w:rPr>
          <w:rFonts w:cs="Times New Roman"/>
          <w:noProof/>
        </w:rPr>
        <w:t>Jin and Qian, 2019)</w:t>
      </w:r>
      <w:r w:rsidR="00DB7D01">
        <w:rPr>
          <w:rFonts w:cs="Times New Roman"/>
        </w:rPr>
        <w:fldChar w:fldCharType="end"/>
      </w:r>
      <w:r w:rsidR="00DF53BF">
        <w:rPr>
          <w:rFonts w:cs="Times New Roman"/>
        </w:rPr>
        <w:t>.</w:t>
      </w:r>
      <w:r w:rsidR="0062333D">
        <w:rPr>
          <w:rFonts w:cs="Times New Roman"/>
        </w:rPr>
        <w:t xml:space="preserve"> This interactive option is a novelty </w:t>
      </w:r>
      <w:r w:rsidR="007F3B9D">
        <w:rPr>
          <w:rFonts w:cs="Times New Roman"/>
        </w:rPr>
        <w:t>when compared to</w:t>
      </w:r>
      <w:r w:rsidR="00C95F69">
        <w:rPr>
          <w:rFonts w:cs="Times New Roman"/>
        </w:rPr>
        <w:t xml:space="preserve"> similar insertion algorithms (</w:t>
      </w:r>
      <w:r w:rsidR="003C6097" w:rsidRPr="007B78AA">
        <w:rPr>
          <w:rFonts w:cs="Times New Roman"/>
          <w:i/>
          <w:iCs/>
        </w:rPr>
        <w:t>e.g.</w:t>
      </w:r>
      <w:r w:rsidR="002F1D53">
        <w:rPr>
          <w:rFonts w:cs="Times New Roman"/>
        </w:rPr>
        <w:t>,</w:t>
      </w:r>
      <w:r w:rsidR="003C6097">
        <w:rPr>
          <w:rFonts w:cs="Times New Roman"/>
        </w:rPr>
        <w:t xml:space="preserve"> </w:t>
      </w:r>
      <w:proofErr w:type="spellStart"/>
      <w:r w:rsidR="003C6097">
        <w:rPr>
          <w:rFonts w:cs="Times New Roman"/>
        </w:rPr>
        <w:t>Phylomatic</w:t>
      </w:r>
      <w:proofErr w:type="spellEnd"/>
      <w:r w:rsidR="00C95F69">
        <w:rPr>
          <w:rFonts w:cs="Times New Roman"/>
        </w:rPr>
        <w:t>).</w:t>
      </w:r>
    </w:p>
    <w:p w14:paraId="593164A7" w14:textId="344E339C" w:rsidR="00FD3AAC" w:rsidRDefault="00471AD1">
      <w:pPr>
        <w:ind w:firstLine="708"/>
        <w:rPr>
          <w:rFonts w:cs="Times New Roman"/>
        </w:rPr>
      </w:pPr>
      <w:r>
        <w:rPr>
          <w:rFonts w:cs="Times New Roman"/>
        </w:rPr>
        <w:t>Map</w:t>
      </w:r>
      <w:r w:rsidR="00251594">
        <w:rPr>
          <w:rFonts w:cs="Times New Roman"/>
        </w:rPr>
        <w:t xml:space="preserve"> </w:t>
      </w:r>
      <w:r w:rsidR="00A63067">
        <w:rPr>
          <w:rFonts w:cs="Times New Roman"/>
        </w:rPr>
        <w:t xml:space="preserve">the spatial distribution of </w:t>
      </w:r>
      <w:r w:rsidR="00251594">
        <w:rPr>
          <w:rFonts w:cs="Times New Roman"/>
        </w:rPr>
        <w:t xml:space="preserve">the </w:t>
      </w:r>
      <w:r w:rsidR="00855121">
        <w:rPr>
          <w:rFonts w:cs="Times New Roman"/>
        </w:rPr>
        <w:t xml:space="preserve">Darwinian shortfall is </w:t>
      </w:r>
      <w:r w:rsidR="00332A83">
        <w:rPr>
          <w:rFonts w:cs="Times New Roman"/>
        </w:rPr>
        <w:t>paramount</w:t>
      </w:r>
      <w:r w:rsidR="00855121">
        <w:rPr>
          <w:rFonts w:cs="Times New Roman"/>
        </w:rPr>
        <w:t xml:space="preserve"> to guide our </w:t>
      </w:r>
      <w:r w:rsidR="001A38E3">
        <w:rPr>
          <w:rFonts w:cs="Times New Roman"/>
        </w:rPr>
        <w:t xml:space="preserve">future </w:t>
      </w:r>
      <w:r w:rsidR="00855121">
        <w:rPr>
          <w:rFonts w:cs="Times New Roman"/>
        </w:rPr>
        <w:t xml:space="preserve">efforts </w:t>
      </w:r>
      <w:r w:rsidR="00332A83">
        <w:rPr>
          <w:rFonts w:cs="Times New Roman"/>
        </w:rPr>
        <w:t xml:space="preserve">to </w:t>
      </w:r>
      <w:r w:rsidR="00A63067">
        <w:rPr>
          <w:rFonts w:cs="Times New Roman"/>
        </w:rPr>
        <w:t>understand</w:t>
      </w:r>
      <w:r w:rsidR="00332A83">
        <w:rPr>
          <w:rFonts w:cs="Times New Roman"/>
        </w:rPr>
        <w:t xml:space="preserve"> the history of life</w:t>
      </w:r>
      <w:r w:rsidR="00BA593A">
        <w:rPr>
          <w:rFonts w:cs="Times New Roman"/>
        </w:rPr>
        <w:t xml:space="preserve">. </w:t>
      </w:r>
      <w:r w:rsidR="00A63067">
        <w:rPr>
          <w:rFonts w:cs="Times New Roman"/>
        </w:rPr>
        <w:t>T</w:t>
      </w:r>
      <w:r w:rsidR="005B2F9F">
        <w:rPr>
          <w:rFonts w:cs="Times New Roman"/>
        </w:rPr>
        <w:t xml:space="preserve">he </w:t>
      </w:r>
      <w:r w:rsidR="004E58F4">
        <w:rPr>
          <w:rFonts w:cs="Times New Roman"/>
        </w:rPr>
        <w:t xml:space="preserve">phylogenetic gaps in </w:t>
      </w:r>
      <w:r w:rsidR="00EE685F">
        <w:rPr>
          <w:rFonts w:cs="Times New Roman"/>
        </w:rPr>
        <w:t>the</w:t>
      </w:r>
      <w:r w:rsidR="004E58F4">
        <w:rPr>
          <w:rFonts w:cs="Times New Roman"/>
        </w:rPr>
        <w:t xml:space="preserve"> knowledge of ray-finned fishes </w:t>
      </w:r>
      <w:r w:rsidR="00EE685F">
        <w:rPr>
          <w:rFonts w:cs="Times New Roman"/>
        </w:rPr>
        <w:t>are</w:t>
      </w:r>
      <w:r w:rsidR="004E58F4">
        <w:rPr>
          <w:rFonts w:cs="Times New Roman"/>
        </w:rPr>
        <w:t xml:space="preserve"> </w:t>
      </w:r>
      <w:r w:rsidR="00112A69">
        <w:rPr>
          <w:rFonts w:cs="Times New Roman"/>
        </w:rPr>
        <w:t>geographically biased, with tropical</w:t>
      </w:r>
      <w:r w:rsidR="002F1D53">
        <w:rPr>
          <w:rFonts w:cs="Times New Roman"/>
        </w:rPr>
        <w:t xml:space="preserve"> </w:t>
      </w:r>
      <w:r w:rsidR="000C1A30">
        <w:rPr>
          <w:rFonts w:cs="Times New Roman"/>
        </w:rPr>
        <w:t>basins presenting the higher levels of Darwinian shortfalls</w:t>
      </w:r>
      <w:r w:rsidR="00B52ECE">
        <w:rPr>
          <w:rFonts w:cs="Times New Roman"/>
        </w:rPr>
        <w:t>,</w:t>
      </w:r>
      <w:r w:rsidR="00EB1257">
        <w:rPr>
          <w:rFonts w:cs="Times New Roman"/>
        </w:rPr>
        <w:t xml:space="preserve"> as we evidenced in this study</w:t>
      </w:r>
      <w:r w:rsidR="000C1A30">
        <w:rPr>
          <w:rFonts w:cs="Times New Roman"/>
        </w:rPr>
        <w:t>.</w:t>
      </w:r>
      <w:r w:rsidR="00250DF3">
        <w:rPr>
          <w:rFonts w:cs="Times New Roman"/>
        </w:rPr>
        <w:t xml:space="preserve"> </w:t>
      </w:r>
      <w:r w:rsidR="002E251A">
        <w:rPr>
          <w:rFonts w:cs="Times New Roman"/>
        </w:rPr>
        <w:t>This</w:t>
      </w:r>
      <w:r w:rsidR="00807AF1">
        <w:rPr>
          <w:rFonts w:cs="Times New Roman"/>
        </w:rPr>
        <w:t xml:space="preserve"> </w:t>
      </w:r>
      <w:r w:rsidR="009F2DED">
        <w:rPr>
          <w:rFonts w:cs="Times New Roman"/>
        </w:rPr>
        <w:t>gap in evolutionary knowledge</w:t>
      </w:r>
      <w:r w:rsidR="00673CD8">
        <w:rPr>
          <w:rFonts w:cs="Times New Roman"/>
        </w:rPr>
        <w:t xml:space="preserve"> could lead </w:t>
      </w:r>
      <w:r w:rsidR="002F1D53">
        <w:rPr>
          <w:rFonts w:cs="Times New Roman"/>
        </w:rPr>
        <w:t xml:space="preserve">to </w:t>
      </w:r>
      <w:r w:rsidR="00673CD8">
        <w:rPr>
          <w:rFonts w:cs="Times New Roman"/>
        </w:rPr>
        <w:t xml:space="preserve">a bias </w:t>
      </w:r>
      <w:r w:rsidR="00F739AE">
        <w:rPr>
          <w:rFonts w:cs="Times New Roman"/>
        </w:rPr>
        <w:t>in</w:t>
      </w:r>
      <w:r w:rsidR="002E251A">
        <w:rPr>
          <w:rFonts w:cs="Times New Roman"/>
        </w:rPr>
        <w:t xml:space="preserve"> </w:t>
      </w:r>
      <w:r w:rsidR="00EE685F">
        <w:rPr>
          <w:rFonts w:cs="Times New Roman"/>
        </w:rPr>
        <w:t>evaluating</w:t>
      </w:r>
      <w:r w:rsidR="00D72865">
        <w:rPr>
          <w:rFonts w:cs="Times New Roman"/>
        </w:rPr>
        <w:t xml:space="preserve"> the effects of</w:t>
      </w:r>
      <w:r w:rsidR="00EE685F">
        <w:rPr>
          <w:rFonts w:cs="Times New Roman"/>
        </w:rPr>
        <w:t xml:space="preserve"> evolutionary </w:t>
      </w:r>
      <w:r w:rsidR="0043101C">
        <w:rPr>
          <w:rFonts w:cs="Times New Roman"/>
        </w:rPr>
        <w:t xml:space="preserve">history and </w:t>
      </w:r>
      <w:r w:rsidR="00D72865">
        <w:rPr>
          <w:rFonts w:cs="Times New Roman"/>
        </w:rPr>
        <w:t xml:space="preserve">the interpretation of </w:t>
      </w:r>
      <w:r w:rsidR="00EE685F">
        <w:rPr>
          <w:rFonts w:cs="Times New Roman"/>
        </w:rPr>
        <w:t>macroecological patterns for fish assemblages in these regions</w:t>
      </w:r>
      <w:r w:rsidR="00D72865">
        <w:rPr>
          <w:rFonts w:cs="Times New Roman"/>
        </w:rPr>
        <w:t xml:space="preserve">, which in turn </w:t>
      </w:r>
      <w:r w:rsidR="00A65AF7">
        <w:rPr>
          <w:rFonts w:cs="Times New Roman"/>
        </w:rPr>
        <w:t>can affect conservation decision based on phylogenetic dimension of diversity</w:t>
      </w:r>
      <w:r w:rsidR="00375FA9">
        <w:rPr>
          <w:rFonts w:cs="Times New Roman"/>
        </w:rPr>
        <w:t xml:space="preserve"> </w:t>
      </w:r>
      <w:r w:rsidR="00375FA9">
        <w:rPr>
          <w:rFonts w:cs="Times New Roman"/>
        </w:rPr>
        <w:fldChar w:fldCharType="begin" w:fldLock="1"/>
      </w:r>
      <w:r w:rsidR="00156B6E">
        <w:rPr>
          <w:rFonts w:cs="Times New Roman"/>
        </w:rPr>
        <w:instrText>ADDIN CSL_CITATION {"citationItems":[{"id":"ITEM-1","itemData":{"DOI":"10.1007/s10531-018-1573-3","ISSN":"15729710","abstract":"Among the seven shortfalls of biodiversity knowledge, the one that makes direct reference to phylogenetic information is the Darwinian shortfall, which embraces three components: “(1) the lack of fully resolved phylogenies for most groups of organisms; (2) the limited knowledge of branch lengths and difficulties in absolute time calibrations; and (3) unknown evolutionary models linking those phylogenies to ecological traits and the life-history variation” (Diniz-Filho et al. in Trends Ecol Evol 28:689–694, 2013). In order to overcome them, Diniz-Filho et al. (Trends Ecol Evol 28:689–694, 2013) emphasized the need to know the problems relative to phylogeny reconstruction, but they did not provide a clear comprehension of these problems. In the present article, I aim to comment on these problems in the context of the five epistemic stages of phylogenetic analysis. These are: (1) taxon sampling; (2) evidence; (3) homology assessment; (4) optimization methods; and (5) hypotheses formulation. A brief review of these stages is necessary to comprehend how complex is the use of phylogenetic hypotheses in ecology and conservation. I also provide additional and balanced solutions in an attempt to overcome the evolutionary shortfall.","author":[{"dropping-particle":"","family":"Assis","given":"Leandro C.S.","non-dropping-particle":"","parse-names":false,"suffix":""}],"container-title":"Biodiversity and Conservation","id":"ITEM-1","issue":"11","issued":{"date-parts":[["2018"]]},"page":"2859-2875","publisher":"Springer Netherlands","title":"Revisiting the Darwinian shortfall in biodiversity conservation","type":"article-journal","volume":"27"},"uris":["http://www.mendeley.com/documents/?uuid=dfb9621a-73ef-472f-a9b0-28b29f7449ea"]}],"mendeley":{"formattedCitation":"(Assis, 2018)","plainTextFormattedCitation":"(Assis, 2018)","previouslyFormattedCitation":"(Assis, 2018)"},"properties":{"noteIndex":0},"schema":"https://github.com/citation-style-language/schema/raw/master/csl-citation.json"}</w:instrText>
      </w:r>
      <w:r w:rsidR="00375FA9">
        <w:rPr>
          <w:rFonts w:cs="Times New Roman"/>
        </w:rPr>
        <w:fldChar w:fldCharType="separate"/>
      </w:r>
      <w:r w:rsidR="00375FA9" w:rsidRPr="00375FA9">
        <w:rPr>
          <w:rFonts w:cs="Times New Roman"/>
          <w:noProof/>
        </w:rPr>
        <w:t>(Assis, 2018)</w:t>
      </w:r>
      <w:r w:rsidR="00375FA9">
        <w:rPr>
          <w:rFonts w:cs="Times New Roman"/>
        </w:rPr>
        <w:fldChar w:fldCharType="end"/>
      </w:r>
      <w:r w:rsidR="00F739AE">
        <w:rPr>
          <w:rFonts w:cs="Times New Roman"/>
        </w:rPr>
        <w:t>.</w:t>
      </w:r>
    </w:p>
    <w:p w14:paraId="48144010" w14:textId="29B32A58" w:rsidR="00D650E6" w:rsidRPr="007B78AA" w:rsidRDefault="009673CC" w:rsidP="00D650E6">
      <w:pPr>
        <w:ind w:firstLine="708"/>
        <w:rPr>
          <w:rFonts w:cs="Times New Roman"/>
        </w:rPr>
      </w:pPr>
      <w:r w:rsidRPr="007B78AA">
        <w:rPr>
          <w:rFonts w:cs="Times New Roman"/>
        </w:rPr>
        <w:t>S</w:t>
      </w:r>
      <w:r w:rsidR="00D650E6" w:rsidRPr="007B78AA">
        <w:rPr>
          <w:rFonts w:cs="Times New Roman"/>
        </w:rPr>
        <w:t>everal biological and sociological factors</w:t>
      </w:r>
      <w:r w:rsidRPr="007B78AA">
        <w:rPr>
          <w:rFonts w:cs="Times New Roman"/>
        </w:rPr>
        <w:t xml:space="preserve"> can explain the observed bias in Darwinian shortfalls</w:t>
      </w:r>
      <w:r w:rsidR="00D650E6" w:rsidRPr="007B78AA">
        <w:rPr>
          <w:rFonts w:cs="Times New Roman"/>
        </w:rPr>
        <w:t xml:space="preserve">. First, the regions exhibiting the largest Darwinian gaps exhibit the largest </w:t>
      </w:r>
      <w:r w:rsidR="00D650E6" w:rsidRPr="007B78AA">
        <w:rPr>
          <w:rFonts w:cs="Times New Roman"/>
        </w:rPr>
        <w:lastRenderedPageBreak/>
        <w:t xml:space="preserve">freshwater fish diversity, which we </w:t>
      </w:r>
      <w:proofErr w:type="spellStart"/>
      <w:r w:rsidR="00D650E6" w:rsidRPr="007B78AA">
        <w:rPr>
          <w:rFonts w:cs="Times New Roman"/>
        </w:rPr>
        <w:t>can not</w:t>
      </w:r>
      <w:proofErr w:type="spellEnd"/>
      <w:r w:rsidR="00D650E6" w:rsidRPr="007B78AA">
        <w:rPr>
          <w:rFonts w:cs="Times New Roman"/>
        </w:rPr>
        <w:t xml:space="preserve"> describe at the same speed as less biologically rich areas (</w:t>
      </w:r>
      <w:proofErr w:type="spellStart"/>
      <w:r w:rsidR="00D650E6" w:rsidRPr="007B78AA">
        <w:rPr>
          <w:rFonts w:cs="Times New Roman"/>
        </w:rPr>
        <w:t>Hortal</w:t>
      </w:r>
      <w:proofErr w:type="spellEnd"/>
      <w:r w:rsidR="00D650E6" w:rsidRPr="007B78AA">
        <w:rPr>
          <w:rFonts w:cs="Times New Roman"/>
        </w:rPr>
        <w:t xml:space="preserve"> et al., 2015). Second, on-ground accessibility, human occupation, and economic development constrain investments in biodiversity research</w:t>
      </w:r>
      <w:r w:rsidR="00A6073B">
        <w:rPr>
          <w:rFonts w:cs="Times New Roman"/>
        </w:rPr>
        <w:t xml:space="preserve"> </w:t>
      </w:r>
      <w:r w:rsidR="00A6073B">
        <w:rPr>
          <w:rFonts w:cs="Times New Roman"/>
        </w:rPr>
        <w:fldChar w:fldCharType="begin" w:fldLock="1"/>
      </w:r>
      <w:r w:rsidR="00275AD9">
        <w:rPr>
          <w:rFonts w:cs="Times New Roman"/>
        </w:rPr>
        <w:instrText>ADDIN CSL_CITATION {"citationItems":[{"id":"ITEM-1","itemData":{"DOI":"10.1016/j.biocon.2018.01.024","ISSN":"00063207","abstract":"Understanding how we built our knowledge on species descriptions is especially important in biodiversity hotspots, since those regions potentially harbour many undescribed-endemic species that are already threatened by intensification of human activities. We compiled an extensive dataset on anuran, lizard, and snake assemblages in the Atlantic Forest (AF) hotspot, South America, to evaluate the role of geographic and socioeconomic factors on herpetofaunal species discoveries. We applied spatial autoregressive methods under a multimodel inference framework to quantify the extent to which human occupation, economic development, on-ground accessibility, biodiversity appeal (i.e. interest of first researching preserved areas), and expertise availability explain geographical discovery trends of distinct herpetofaunal groups. More populous regions show more recently described species, particularly in southeastern AF where regional expert availability and economic development are greater. The influence of human occupation on geographical discovery trends carries the impact of historical human colonization in the AF, which happened mainly over endemism-rich mountainous regions in its southeastern section. Similarly, the biodiversity appeal effect is linked to the current reserve network in the AF that was only established after the massive human disturbance of lowland forest regions. Overall, our findings indicate that low-populated areas with low on-ground accessibility should be prioritized in future studies in the AF, since these are where the taxonomic impediment is more likely to occur.","author":[{"dropping-particle":"","family":"Moura","given":"Mario R.","non-dropping-particle":"","parse-names":false,"suffix":""},{"dropping-particle":"","family":"Costa","given":"Henrique C.","non-dropping-particle":"","parse-names":false,"suffix":""},{"dropping-particle":"","family":"Peixoto","given":"Marco A.","non-dropping-particle":"","parse-names":false,"suffix":""},{"dropping-particle":"","family":"Carvalho","given":"André L.G.","non-dropping-particle":"","parse-names":false,"suffix":""},{"dropping-particle":"","family":"Santana","given":"Diego J.","non-dropping-particle":"","parse-names":false,"suffix":""},{"dropping-particle":"","family":"Vasconcelos","given":"Heraldo L.","non-dropping-particle":"","parse-names":false,"suffix":""}],"container-title":"Biological Conservation","id":"ITEM-1","issue":"January","issued":{"date-parts":[["2018"]]},"page":"237-244","publisher":"Elsevier","title":"Geographical and socioeconomic determinants of species discovery trends in a biodiversity hotspot","type":"article-journal","volume":"220"},"uris":["http://www.mendeley.com/documents/?uuid=f772a29a-fac1-4b4b-9485-6e3431ec88d1"]},{"id":"ITEM-2","itemData":{"DOI":"10.1038/s41559-021-01411-5","ISSN":"2397334X","PMID":"33753900","abstract":"Much of biodiversity remains undiscovered, causing species and their functions to remain unrealized and potentially lost in ignorance. Here we use extensive species-level data in a time-to-event model framework to identify taxonomic and geographic discovery gaps in terrestrial vertebrates. Biological, environmental and sociological factors all affect discovery probability and together provide strong predictive ability for species discovery. Our model identifies distinct taxonomic and geographic unevenness in future discovery potential, with greatest opportunities for amphibians and reptiles, and for Neotropical and Indo-Malayan forests. Brazil, Indonesia, Madagascar and Colombia emerge as holding greatest discovery opportunities, with a quarter of potential discoveries estimated. These findings highlight the importance of international policy support for basic taxonomic research and the potential of quantitative models to aid species discovery.","author":[{"dropping-particle":"","family":"Moura","given":"Mario R.","non-dropping-particle":"","parse-names":false,"suffix":""},{"dropping-particle":"","family":"Jetz","given":"Walter","non-dropping-particle":"","parse-names":false,"suffix":""}],"container-title":"Nature Ecology and Evolution","id":"ITEM-2","issue":"5","issued":{"date-parts":[["2021"]]},"page":"631-639","publisher":"Springer US","title":"Shortfalls and opportunities in terrestrial vertebrate species discovery","type":"article-journal","volume":"5"},"uris":["http://www.mendeley.com/documents/?uuid=bbc62b78-42bc-4b4c-807e-65b75f941944"]}],"mendeley":{"formattedCitation":"(Moura et al., 2018; Moura and Jetz, 2021)","plainTextFormattedCitation":"(Moura et al., 2018; Moura and Jetz, 2021)","previouslyFormattedCitation":"(Moura et al., 2018; Moura and Jetz, 2021)"},"properties":{"noteIndex":0},"schema":"https://github.com/citation-style-language/schema/raw/master/csl-citation.json"}</w:instrText>
      </w:r>
      <w:r w:rsidR="00A6073B">
        <w:rPr>
          <w:rFonts w:cs="Times New Roman"/>
        </w:rPr>
        <w:fldChar w:fldCharType="separate"/>
      </w:r>
      <w:r w:rsidR="00A6073B" w:rsidRPr="00177A58">
        <w:rPr>
          <w:rFonts w:cs="Times New Roman"/>
          <w:noProof/>
        </w:rPr>
        <w:t>(Moura et al., 2018; Moura and Jetz, 2021)</w:t>
      </w:r>
      <w:r w:rsidR="00A6073B">
        <w:rPr>
          <w:rFonts w:cs="Times New Roman"/>
        </w:rPr>
        <w:fldChar w:fldCharType="end"/>
      </w:r>
      <w:r w:rsidR="00A6073B">
        <w:rPr>
          <w:rFonts w:cs="Times New Roman"/>
        </w:rPr>
        <w:t>, that is probably</w:t>
      </w:r>
      <w:r w:rsidR="00D650E6" w:rsidRPr="007B78AA">
        <w:rPr>
          <w:rFonts w:cs="Times New Roman"/>
        </w:rPr>
        <w:t xml:space="preserve"> </w:t>
      </w:r>
      <w:r w:rsidR="003746F0" w:rsidRPr="007B78AA">
        <w:rPr>
          <w:rFonts w:cs="Times New Roman"/>
        </w:rPr>
        <w:t xml:space="preserve">more </w:t>
      </w:r>
      <w:r w:rsidR="00A6073B">
        <w:rPr>
          <w:rFonts w:cs="Times New Roman"/>
        </w:rPr>
        <w:t xml:space="preserve">pronounced </w:t>
      </w:r>
      <w:r w:rsidR="00177A58">
        <w:rPr>
          <w:rFonts w:cs="Times New Roman"/>
        </w:rPr>
        <w:t>in</w:t>
      </w:r>
      <w:r w:rsidR="003746F0" w:rsidRPr="007B78AA">
        <w:rPr>
          <w:rFonts w:cs="Times New Roman"/>
        </w:rPr>
        <w:t xml:space="preserve"> tropical </w:t>
      </w:r>
      <w:r w:rsidR="004C7F41">
        <w:rPr>
          <w:rFonts w:cs="Times New Roman"/>
        </w:rPr>
        <w:t>regions</w:t>
      </w:r>
      <w:r w:rsidR="003746F0" w:rsidRPr="007B78AA">
        <w:rPr>
          <w:rFonts w:cs="Times New Roman"/>
        </w:rPr>
        <w:t xml:space="preserve"> than temperate ones</w:t>
      </w:r>
      <w:r w:rsidR="00D650E6" w:rsidRPr="007B78AA">
        <w:rPr>
          <w:rFonts w:cs="Times New Roman"/>
        </w:rPr>
        <w:t>, which may hamper field sampling and phylogenetic analyses.</w:t>
      </w:r>
    </w:p>
    <w:p w14:paraId="4DBF0DA8" w14:textId="4518F7AF" w:rsidR="00C432B3" w:rsidRPr="007B78AA" w:rsidRDefault="00C432B3" w:rsidP="0083528E">
      <w:pPr>
        <w:rPr>
          <w:i/>
          <w:iCs/>
        </w:rPr>
      </w:pPr>
      <w:r w:rsidRPr="007B78AA">
        <w:rPr>
          <w:i/>
          <w:iCs/>
        </w:rPr>
        <w:t>Limitations and possible applications</w:t>
      </w:r>
    </w:p>
    <w:p w14:paraId="1B944597" w14:textId="55D7F08E" w:rsidR="00866C9A" w:rsidRDefault="00C01EC1" w:rsidP="0083528E">
      <w:pPr>
        <w:ind w:firstLine="708"/>
      </w:pPr>
      <w:r>
        <w:t xml:space="preserve">Future developments of </w:t>
      </w:r>
      <w:r w:rsidR="00B83D21">
        <w:t xml:space="preserve">the </w:t>
      </w:r>
      <w:r>
        <w:t xml:space="preserve">package </w:t>
      </w:r>
      <w:r w:rsidR="00433665">
        <w:t>should consider</w:t>
      </w:r>
      <w:r>
        <w:t xml:space="preserve"> </w:t>
      </w:r>
      <w:r w:rsidR="00181086">
        <w:t xml:space="preserve">the Catalog of Fishes (Fricke </w:t>
      </w:r>
      <w:r w:rsidR="00E8310B">
        <w:t xml:space="preserve">&amp; </w:t>
      </w:r>
      <w:proofErr w:type="spellStart"/>
      <w:r w:rsidR="00181086">
        <w:t>Eschemeyer</w:t>
      </w:r>
      <w:proofErr w:type="spellEnd"/>
      <w:r w:rsidR="00181086">
        <w:t>, 2021)</w:t>
      </w:r>
      <w:r w:rsidR="002424DD">
        <w:t xml:space="preserve"> </w:t>
      </w:r>
      <w:r w:rsidR="00C432B3">
        <w:t>to improve the nomenclature checking</w:t>
      </w:r>
      <w:r w:rsidR="00433665">
        <w:t xml:space="preserve"> procedures</w:t>
      </w:r>
      <w:r w:rsidR="00C90E2E">
        <w:t xml:space="preserve">. Despite </w:t>
      </w:r>
      <w:proofErr w:type="spellStart"/>
      <w:r w:rsidR="00C90E2E">
        <w:t>Fishbase</w:t>
      </w:r>
      <w:proofErr w:type="spellEnd"/>
      <w:r w:rsidR="00C90E2E">
        <w:t xml:space="preserve"> be</w:t>
      </w:r>
      <w:r w:rsidR="00433665">
        <w:t>ing</w:t>
      </w:r>
      <w:r w:rsidR="00C90E2E">
        <w:t xml:space="preserve"> </w:t>
      </w:r>
      <w:r w:rsidR="00152AE8">
        <w:t>a widely</w:t>
      </w:r>
      <w:r w:rsidR="00C90E2E">
        <w:t xml:space="preserve"> used database to check for </w:t>
      </w:r>
      <w:r w:rsidR="0041781D">
        <w:t xml:space="preserve">the </w:t>
      </w:r>
      <w:r w:rsidR="003C637E">
        <w:t xml:space="preserve">taxonomic classification of fishes, </w:t>
      </w:r>
      <w:r w:rsidR="00152AE8">
        <w:t>it</w:t>
      </w:r>
      <w:r w:rsidR="004A4616">
        <w:t xml:space="preserve"> may </w:t>
      </w:r>
      <w:r w:rsidR="001537B9">
        <w:t xml:space="preserve">present delays in updating taxonomic information because it is not its </w:t>
      </w:r>
      <w:r w:rsidR="00181086">
        <w:t>primary purpose</w:t>
      </w:r>
      <w:r w:rsidR="00D85332">
        <w:t>.</w:t>
      </w:r>
      <w:r w:rsidR="006E10FB">
        <w:t xml:space="preserve"> Inversely, the Catalog of Fishes </w:t>
      </w:r>
      <w:r w:rsidR="004C776A">
        <w:t xml:space="preserve">is an authoritative taxonomic list </w:t>
      </w:r>
      <w:r w:rsidR="00D00674">
        <w:t>frequently updated</w:t>
      </w:r>
      <w:r w:rsidR="007370F6">
        <w:t>.</w:t>
      </w:r>
    </w:p>
    <w:p w14:paraId="122A91F6" w14:textId="2CE336C6" w:rsidR="002E3A5A" w:rsidRDefault="00C432B3" w:rsidP="0083528E">
      <w:pPr>
        <w:ind w:firstLine="708"/>
      </w:pPr>
      <w:r>
        <w:t xml:space="preserve">An inherent limitation </w:t>
      </w:r>
      <w:r w:rsidR="00404DED">
        <w:t xml:space="preserve">of the phylogenetic hypothesis produced by </w:t>
      </w:r>
      <w:proofErr w:type="spellStart"/>
      <w:r w:rsidR="00404DED">
        <w:t>FishPhyloMaker</w:t>
      </w:r>
      <w:proofErr w:type="spellEnd"/>
      <w:r w:rsidR="00404DED">
        <w:t xml:space="preserve"> is </w:t>
      </w:r>
      <w:r w:rsidR="00F15298">
        <w:t>the</w:t>
      </w:r>
      <w:r w:rsidR="00404DED">
        <w:t xml:space="preserve"> large number of </w:t>
      </w:r>
      <w:r w:rsidR="00166617">
        <w:t>polytomies</w:t>
      </w:r>
      <w:r w:rsidR="00404DED">
        <w:t xml:space="preserve"> </w:t>
      </w:r>
      <w:r w:rsidR="00F15298">
        <w:t>resulting from the insertion procedures</w:t>
      </w:r>
      <w:r w:rsidR="00166617">
        <w:t xml:space="preserve">. </w:t>
      </w:r>
      <w:r w:rsidR="00290AC0">
        <w:t xml:space="preserve">We recommend that users directly assess </w:t>
      </w:r>
      <w:r w:rsidR="00B94B70">
        <w:t>how the phylogenetic uncertainty affect</w:t>
      </w:r>
      <w:r w:rsidR="007C4074">
        <w:t>s</w:t>
      </w:r>
      <w:r w:rsidR="00B94B70">
        <w:t xml:space="preserve"> </w:t>
      </w:r>
      <w:r w:rsidR="009B19C4">
        <w:t>further</w:t>
      </w:r>
      <w:r w:rsidR="00B94B70">
        <w:t xml:space="preserve"> analysis when not </w:t>
      </w:r>
      <w:r w:rsidR="009B19C4">
        <w:t xml:space="preserve">using a </w:t>
      </w:r>
      <w:r w:rsidR="00B94B70">
        <w:t>fully solved phylogenetic tree (</w:t>
      </w:r>
      <w:r w:rsidR="00E16F95">
        <w:fldChar w:fldCharType="begin" w:fldLock="1"/>
      </w:r>
      <w:r w:rsidR="00BB366E">
        <w:instrText>ADDIN CSL_CITATION {"citationItems":[{"id":"ITEM-1","itemData":{"DOI":"10.1186/1471-2105-14-324","ISSN":"14712105","abstract":"Background: Phylogenetic comparative analyses usually rely on a single consensus phylogenetic tree in order to study evolutionary processes. However, most phylogenetic trees are incomplete with regard to species sampling, which may critically compromise analyses. Some approaches have been proposed to integrate non-molecular phylogenetic information into incomplete molecular phylogenies. An expanded tree approach consists of adding missing species to random locations within their clade. The information contained in the topology of the resulting expanded trees can be captured by the pairwise phylogenetic distance between species and stored in a matrix for further statistical analysis. Thus, the random expansion and processing of multiple phylogenetic trees can be used to estimate the phylogenetic uncertainty through a simulation procedure. Because of the computational burden required, unless this procedure is efficiently implemented, the analyses are of limited applicability.Results: In this paper, we present efficient algorithms and implementations for randomly expanding and processing phylogenetic trees so that simulations involved in comparative phylogenetic analysis with uncertainty can be conducted in a reasonable time. We propose algorithms for both randomly expanding trees and calculating distance matrices. We made available the source code, which was written in the C++ language. The code may be used as a standalone program or as a shared object in the R system. The software can also be used as a web service through the link: http://purl.oclc.org/NET/sunplin/.Conclusion: We compare our implementations to similar solutions and show that significant performance gains can be obtained. Our results open up the possibility of accounting for phylogenetic uncertainty in evolutionary and ecological analyses of large datasets. © 2013 Martins et al.; licensee BioMed Central Ltd.","author":[{"dropping-particle":"","family":"Martins","given":"Wellington S.","non-dropping-particle":"","parse-names":false,"suffix":""},{"dropping-particle":"","family":"Carmo","given":"Welton C.","non-dropping-particle":"","parse-names":false,"suffix":""},{"dropping-particle":"","family":"Longo","given":"Humberto J.","non-dropping-particle":"","parse-names":false,"suffix":""},{"dropping-particle":"","family":"Rosa","given":"Thierson C.","non-dropping-particle":"","parse-names":false,"suffix":""},{"dropping-particle":"","family":"Rangel","given":"Thiago F.","non-dropping-particle":"","parse-names":false,"suffix":""}],"container-title":"BMC Bioinformatics","id":"ITEM-1","issue":"1","issued":{"date-parts":[["2013"]]},"title":"SUNPLIN: Simulation with Uncertainty for Phylogenetic Investigations","type":"article-journal","volume":"14"},"uris":["http://www.mendeley.com/documents/?uuid=5aeed301-931a-4c0f-bede-a1a60c9af60e","http://www.mendeley.com/documents/?uuid=b1a34d04-6e98-4ed3-b29f-6dee30a2fd41"]}],"mendeley":{"formattedCitation":"(Martins et al., 2013)","manualFormatting":"Martins et al., 2013","plainTextFormattedCitation":"(Martins et al., 2013)","previouslyFormattedCitation":"(Martins et al., 2013)"},"properties":{"noteIndex":0},"schema":"https://github.com/citation-style-language/schema/raw/master/csl-citation.json"}</w:instrText>
      </w:r>
      <w:r w:rsidR="00E16F95">
        <w:fldChar w:fldCharType="separate"/>
      </w:r>
      <w:r w:rsidR="00E16F95" w:rsidRPr="00E16F95">
        <w:rPr>
          <w:noProof/>
        </w:rPr>
        <w:t>Martins et al.</w:t>
      </w:r>
      <w:r w:rsidR="0076008D">
        <w:rPr>
          <w:noProof/>
        </w:rPr>
        <w:t>,</w:t>
      </w:r>
      <w:r w:rsidR="00E16F95" w:rsidRPr="00E16F95">
        <w:rPr>
          <w:noProof/>
        </w:rPr>
        <w:t xml:space="preserve"> 2013</w:t>
      </w:r>
      <w:r w:rsidR="00E16F95">
        <w:fldChar w:fldCharType="end"/>
      </w:r>
      <w:r w:rsidR="00772B00">
        <w:t>)</w:t>
      </w:r>
      <w:r w:rsidR="001F4D7C">
        <w:t>.</w:t>
      </w:r>
    </w:p>
    <w:p w14:paraId="016E2C51" w14:textId="77777777" w:rsidR="00B7158E" w:rsidRDefault="008C514A" w:rsidP="00C4002C">
      <w:pPr>
        <w:ind w:firstLine="708"/>
      </w:pPr>
      <w:r>
        <w:t>T</w:t>
      </w:r>
      <w:r w:rsidR="00D02733">
        <w:t>hese limitations</w:t>
      </w:r>
      <w:r w:rsidR="00404DED">
        <w:t xml:space="preserve"> do not preclude the </w:t>
      </w:r>
      <w:r w:rsidR="00343501">
        <w:t xml:space="preserve">package </w:t>
      </w:r>
      <w:r w:rsidR="00D02733">
        <w:t>applicability for studies in phylogenetic community ecology</w:t>
      </w:r>
      <w:r w:rsidR="00A26D72">
        <w:t xml:space="preserve"> since synthesis phylogenies do not significantly impact phylogenetic diversity indices </w:t>
      </w:r>
      <w:r w:rsidR="00772B00" w:rsidRPr="00E8310B">
        <w:fldChar w:fldCharType="begin" w:fldLock="1"/>
      </w:r>
      <w:r w:rsidR="00311C98">
        <w:instrText>ADDIN CSL_CITATION {"citationItems":[{"id":"ITEM-1","itemData":{"DOI":"10.1002/ecy.2788","ISSN":"00129658","PMID":"31225900","abstract":"Should we build our own phylogenetic trees based on gene sequence data, or can we simply use available synthesis phylogenies? This is a fundamental question that any study involving a phylogenetic framework must face at the beginning of the project. Building a phylogeny from gene sequence data (purpose-built phylogeny) requires more effort, expertise, and cost than subsetting an already available phylogeny (synthesis-based phylogeny). However, we still lack a comparison of how these two approaches to building phylogenetic trees influence common community phylogenetic analyses such as comparing community phylogenetic diversity and estimating trait phylogenetic signal. Here, we generated three purpose-built phylogenies and their corresponding synthesis-based trees (two from Phylomatic and one from the Open Tree of Life, OTL). We simulated 1,000 communities and 12,000 continuous traits along each purpose-built phylogeny. We then compared the effects of different trees on estimates of phylogenetic diversity (alpha and beta) and phylogenetic signal (Pagel's λ and Blomberg's K). Synthesis-based phylogenies generally yielded higher estimates of phylogenetic diversity when compared to purpose-built phylogenies. However, resulting measures of phylogenetic diversity from both types of phylogenies were highly correlated (Spearman's (Formula presented.) &gt; 0.8 in most cases). Mean pairwise distance (both alpha and beta) is the index that is most robust to the differences in tree construction that we tested. Measures of phylogenetic diversity based on the OTL showed the highest correlation with measures based on the purpose-built phylogenies. Trait phylogenetic signal estimated with synthesis-based phylogenies, especially from the OTL, was also highly correlated with estimates of Blomberg's K or close to Pagel's λ from purpose-built phylogenies when traits were simulated under Brownian motion. For commonly employed community phylogenetic analyses, our results justify taking advantage of recently developed and continuously improving synthesis trees, especially the Open Tree of Life.","author":[{"dropping-particle":"","family":"Li","given":"Daijiang","non-dropping-particle":"","parse-names":false,"suffix":""},{"dropping-particle":"","family":"Trotta","given":"Lauren","non-dropping-particle":"","parse-names":false,"suffix":""},{"dropping-particle":"","family":"Marx","given":"Hannah E.","non-dropping-particle":"","parse-names":false,"suffix":""},{"dropping-particle":"","family":"Allen","given":"Julie M.","non-dropping-particle":"","parse-names":false,"suffix":""},{"dropping-particle":"","family":"Sun","given":"Miao","non-dropping-particle":"","parse-names":false,"suffix":""},{"dropping-particle":"","family":"Soltis","given":"Douglas E.","non-dropping-particle":"","parse-names":false,"suffix":""},{"dropping-particle":"","family":"Soltis","given":"Pamela S.","non-dropping-particle":"","parse-names":false,"suffix":""},{"dropping-particle":"","family":"Guralnick","given":"Robert P.","non-dropping-particle":"","parse-names":false,"suffix":""},{"dropping-particle":"","family":"Baiser","given":"Benjamin","non-dropping-particle":"","parse-names":false,"suffix":""}],"container-title":"Ecology","id":"ITEM-1","issue":"9","issued":{"date-parts":[["2019"]]},"page":"1-15","title":"For common community phylogenetic analyses, go ahead and use synthesis phylogenies","type":"article-journal","volume":"100"},"uris":["http://www.mendeley.com/documents/?uuid=7c27c483-4eac-4d41-84e0-112251c59472","http://www.mendeley.com/documents/?uuid=9d104a76-bb90-425a-b477-669e59999a16"]}],"mendeley":{"formattedCitation":"(Li et al., 2019)","plainTextFormattedCitation":"(Li et al., 2019)","previouslyFormattedCitation":"(Li et al., 2019)"},"properties":{"noteIndex":0},"schema":"https://github.com/citation-style-language/schema/raw/master/csl-citation.json"}</w:instrText>
      </w:r>
      <w:r w:rsidR="00772B00" w:rsidRPr="00E8310B">
        <w:fldChar w:fldCharType="separate"/>
      </w:r>
      <w:r w:rsidR="00772B00" w:rsidRPr="00E8310B">
        <w:rPr>
          <w:noProof/>
        </w:rPr>
        <w:t>(Li et al., 2019)</w:t>
      </w:r>
      <w:r w:rsidR="00772B00" w:rsidRPr="00E8310B">
        <w:fldChar w:fldCharType="end"/>
      </w:r>
      <w:r w:rsidR="00D02733">
        <w:t>.</w:t>
      </w:r>
      <w:r w:rsidR="00343501">
        <w:t xml:space="preserve"> </w:t>
      </w:r>
      <w:r w:rsidR="00D02733">
        <w:t xml:space="preserve">Moreover, this is the </w:t>
      </w:r>
      <w:r w:rsidR="009B19C4">
        <w:t>only</w:t>
      </w:r>
      <w:r w:rsidR="00D02733">
        <w:t xml:space="preserve"> </w:t>
      </w:r>
      <w:r w:rsidR="004C7FE5">
        <w:t xml:space="preserve">automated </w:t>
      </w:r>
      <w:r w:rsidR="00D02733">
        <w:t xml:space="preserve">tool able to provide a complete phylogenetic tree that can </w:t>
      </w:r>
      <w:r w:rsidR="0000617C">
        <w:t>easily handle</w:t>
      </w:r>
      <w:r w:rsidR="00D02733">
        <w:t xml:space="preserve"> large datasets. </w:t>
      </w:r>
      <w:proofErr w:type="spellStart"/>
      <w:r w:rsidR="00437024">
        <w:t>FishPhyloMaker</w:t>
      </w:r>
      <w:proofErr w:type="spellEnd"/>
      <w:r w:rsidR="00437024">
        <w:t xml:space="preserve"> can be relevant for </w:t>
      </w:r>
      <w:r w:rsidR="004C7FE5">
        <w:t>addressing</w:t>
      </w:r>
      <w:r w:rsidR="00437024">
        <w:t xml:space="preserve"> several </w:t>
      </w:r>
      <w:r w:rsidR="004C7FE5">
        <w:t>critical questions</w:t>
      </w:r>
      <w:r w:rsidR="00437024">
        <w:t xml:space="preserve"> in ecology and evolution</w:t>
      </w:r>
      <w:r w:rsidR="00600BDE">
        <w:t xml:space="preserve"> by</w:t>
      </w:r>
      <w:r w:rsidR="00914E53">
        <w:t xml:space="preserve"> facilitat</w:t>
      </w:r>
      <w:r w:rsidR="00600BDE">
        <w:t>ing</w:t>
      </w:r>
      <w:r w:rsidR="00914E53">
        <w:t xml:space="preserve"> the obtention of phylogenetic </w:t>
      </w:r>
      <w:r w:rsidR="004C7FE5">
        <w:t xml:space="preserve">hypotheses </w:t>
      </w:r>
      <w:r w:rsidR="00417616">
        <w:t>for</w:t>
      </w:r>
      <w:r w:rsidR="0018151C">
        <w:t xml:space="preserve"> local</w:t>
      </w:r>
      <w:r w:rsidR="00417616">
        <w:t xml:space="preserve"> pool</w:t>
      </w:r>
      <w:r w:rsidR="009D2C48">
        <w:t>s</w:t>
      </w:r>
      <w:r w:rsidR="00417616">
        <w:t xml:space="preserve"> of </w:t>
      </w:r>
      <w:r w:rsidR="004C7FE5">
        <w:t>ray-</w:t>
      </w:r>
      <w:r w:rsidR="00D7326C">
        <w:t xml:space="preserve">finned </w:t>
      </w:r>
      <w:r w:rsidR="00417616">
        <w:t>fish</w:t>
      </w:r>
      <w:r w:rsidR="00D7326C">
        <w:t>es</w:t>
      </w:r>
      <w:r w:rsidR="00600BDE">
        <w:t>. This</w:t>
      </w:r>
      <w:r w:rsidR="005D0538">
        <w:t xml:space="preserve"> facilitation</w:t>
      </w:r>
      <w:r w:rsidR="004154AF">
        <w:t xml:space="preserve"> can be es</w:t>
      </w:r>
      <w:r w:rsidR="005D0538">
        <w:t>sential</w:t>
      </w:r>
      <w:r w:rsidR="004154AF">
        <w:t xml:space="preserve"> for regions </w:t>
      </w:r>
      <w:r w:rsidR="00143CA3">
        <w:t>with a</w:t>
      </w:r>
      <w:r w:rsidR="004154AF">
        <w:t xml:space="preserve"> large gap </w:t>
      </w:r>
      <w:r w:rsidR="00143CA3">
        <w:t>i</w:t>
      </w:r>
      <w:r w:rsidR="004154AF">
        <w:t xml:space="preserve">n the </w:t>
      </w:r>
      <w:r w:rsidR="00143CA3">
        <w:t xml:space="preserve">phylogenetic </w:t>
      </w:r>
      <w:r w:rsidR="004154AF">
        <w:t xml:space="preserve">knowledge of </w:t>
      </w:r>
      <w:r w:rsidR="00143CA3">
        <w:t xml:space="preserve">fishes, such as </w:t>
      </w:r>
      <w:r w:rsidR="0000617C">
        <w:t xml:space="preserve">the </w:t>
      </w:r>
      <w:r w:rsidR="00417616">
        <w:t>Neotropical region</w:t>
      </w:r>
      <w:r w:rsidR="00200AA5">
        <w:t xml:space="preserve"> </w:t>
      </w:r>
      <w:r w:rsidR="0018151C">
        <w:fldChar w:fldCharType="begin" w:fldLock="1"/>
      </w:r>
      <w:r w:rsidR="00BB366E">
        <w:instrText>ADDIN CSL_CITATION {"citationItems":[{"id":"ITEM-1","itemData":{"DOI":"10.1146/annurev-ecolsys-011620-031032","ISSN":"1543-592X","abstract":"Neotropical freshwater fishes (NFFs) constitute the most diverse continental vertebrate fauna on Earth, with more than 6,200 named species compressed into an aquatic footprint &lt;0.5% the total regional land-surface area and representing the greatest phenotypic disparity and functional diversity of any continental ichthyofauna. Data from the fossil record and time-calibrated molecular phylogenies indicate that most higher taxa (e.g., genera, families) diversified relatively continuously through the Cenozoic, across broad geographic ranges of the South American platform. Biodiversity data for most NFF clades support a model of continental radiation rather than adaptive radiation, in which speciation occurs mainly in allopatry, and speciation and adaptation are largely decoupled. These radiations occurred under the perennial influence of river capture and sea-level oscillations, which episodically fragmented and merged portions of adjacent river networks. The future of the NFF fauna into the Anthropocene is uncertain, facing numerous threats at local, regional, and continental scales.Expected final online publication date for the Annual Review of Ecology, Evolution, and Systematics, Volume 51 is November 2, 2020. Please see http://www.annualreviews.org/page/journal/pubdates for revised estimates.","author":[{"dropping-particle":"","family":"Albert","given":"James S.","non-dropping-particle":"","parse-names":false,"suffix":""},{"dropping-particle":"","family":"Tagliacollo","given":"Victor A.","non-dropping-particle":"","parse-names":false,"suffix":""},{"dropping-particle":"","family":"Dagosta","given":"Fernando","non-dropping-particle":"","parse-names":false,"suffix":""}],"container-title":"Annual Review of Ecology, Evolution, and Systematics","id":"ITEM-1","issue":"1","issued":{"date-parts":[["2020"]]},"page":"27-53","title":"Diversification of Neotropical Freshwater Fishes","type":"article-journal","volume":"51"},"uris":["http://www.mendeley.com/documents/?uuid=5dff94fb-43a7-4988-aef6-3a841b9ed5ce","http://www.mendeley.com/documents/?uuid=2be6a491-74a9-4e77-bab2-ebd5cfcd6bd0"]}],"mendeley":{"formattedCitation":"(Albert et al., 2020)","plainTextFormattedCitation":"(Albert et al., 2020)","previouslyFormattedCitation":"(Albert et al., 2020)"},"properties":{"noteIndex":0},"schema":"https://github.com/citation-style-language/schema/raw/master/csl-citation.json"}</w:instrText>
      </w:r>
      <w:r w:rsidR="0018151C">
        <w:fldChar w:fldCharType="separate"/>
      </w:r>
      <w:r w:rsidR="00D51236" w:rsidRPr="00D51236">
        <w:rPr>
          <w:noProof/>
        </w:rPr>
        <w:t>(Albert et al., 2020)</w:t>
      </w:r>
      <w:r w:rsidR="0018151C">
        <w:fldChar w:fldCharType="end"/>
      </w:r>
      <w:r w:rsidR="00380AC3">
        <w:t xml:space="preserve">. </w:t>
      </w:r>
      <w:r w:rsidR="00437024">
        <w:t xml:space="preserve">Such phylogenetic </w:t>
      </w:r>
      <w:r w:rsidR="005D0538">
        <w:t xml:space="preserve">hypotheses </w:t>
      </w:r>
      <w:r w:rsidR="00380AC3">
        <w:t xml:space="preserve">allow </w:t>
      </w:r>
      <w:r w:rsidR="0000617C">
        <w:t xml:space="preserve">understanding </w:t>
      </w:r>
      <w:r w:rsidR="00380AC3">
        <w:t xml:space="preserve">how </w:t>
      </w:r>
      <w:r w:rsidR="00B04AF8">
        <w:t xml:space="preserve">ecological </w:t>
      </w:r>
      <w:r w:rsidR="00380AC3">
        <w:t>traits evolved</w:t>
      </w:r>
      <w:r w:rsidR="00161FAC">
        <w:t xml:space="preserve"> or</w:t>
      </w:r>
      <w:r w:rsidR="00623DA9">
        <w:t xml:space="preserve"> how the current and past environmental conditions selected the lineages </w:t>
      </w:r>
      <w:r w:rsidR="00E64347">
        <w:t xml:space="preserve">in </w:t>
      </w:r>
      <w:r w:rsidR="00623DA9">
        <w:t xml:space="preserve">different </w:t>
      </w:r>
      <w:r w:rsidR="00B04AF8">
        <w:t>areas</w:t>
      </w:r>
      <w:r w:rsidR="00437024">
        <w:t>.</w:t>
      </w:r>
      <w:r w:rsidR="00EB6BD9">
        <w:t xml:space="preserve"> </w:t>
      </w:r>
    </w:p>
    <w:p w14:paraId="767B93BC" w14:textId="5D33B529" w:rsidR="007E4AA4" w:rsidRDefault="0090388B" w:rsidP="00C4002C">
      <w:pPr>
        <w:ind w:firstLine="708"/>
      </w:pPr>
      <w:r>
        <w:lastRenderedPageBreak/>
        <w:t>Biogeographical studies are usually restricted to one or a few lineages at larger scal</w:t>
      </w:r>
      <w:r w:rsidR="005A63D3">
        <w:t>es</w:t>
      </w:r>
      <w:r w:rsidR="00161FAC">
        <w:t xml:space="preserve"> due</w:t>
      </w:r>
      <w:r w:rsidR="00C51E67">
        <w:t xml:space="preserve"> to</w:t>
      </w:r>
      <w:r w:rsidR="00161FAC">
        <w:t xml:space="preserve"> the availability of</w:t>
      </w:r>
      <w:r w:rsidR="006E03C5">
        <w:t xml:space="preserve"> molecular phylogenies</w:t>
      </w:r>
      <w:r w:rsidR="0019514C">
        <w:t xml:space="preserve"> (</w:t>
      </w:r>
      <w:proofErr w:type="gramStart"/>
      <w:r w:rsidR="0019514C">
        <w:t>e.g.</w:t>
      </w:r>
      <w:proofErr w:type="gramEnd"/>
      <w:r w:rsidR="0019514C">
        <w:t xml:space="preserve"> </w:t>
      </w:r>
      <w:r w:rsidR="00FE2A31">
        <w:t>Garcia-Andrade et al</w:t>
      </w:r>
      <w:r w:rsidR="006A24F5">
        <w:t>. 2021</w:t>
      </w:r>
      <w:r w:rsidR="0019514C">
        <w:t>)</w:t>
      </w:r>
      <w:r w:rsidR="00161FAC">
        <w:t>.</w:t>
      </w:r>
      <w:r w:rsidR="006E03C5">
        <w:t xml:space="preserve"> </w:t>
      </w:r>
      <w:r w:rsidR="005A63D3">
        <w:t>T</w:t>
      </w:r>
      <w:r w:rsidR="00161FAC">
        <w:t xml:space="preserve">he </w:t>
      </w:r>
      <w:proofErr w:type="spellStart"/>
      <w:r w:rsidR="006E03C5">
        <w:t>FishPhyloMaker</w:t>
      </w:r>
      <w:proofErr w:type="spellEnd"/>
      <w:r w:rsidR="005A63D3">
        <w:t xml:space="preserve"> package </w:t>
      </w:r>
      <w:r w:rsidR="004C6CAF">
        <w:t xml:space="preserve">facilitates large-scale </w:t>
      </w:r>
      <w:r w:rsidR="00733EB0">
        <w:t>investigation</w:t>
      </w:r>
      <w:r w:rsidR="004C6CAF">
        <w:t>s</w:t>
      </w:r>
      <w:r w:rsidR="00733EB0">
        <w:t xml:space="preserve"> on</w:t>
      </w:r>
      <w:r w:rsidR="00161FAC">
        <w:t xml:space="preserve"> the biogeographic history of the</w:t>
      </w:r>
      <w:r w:rsidR="006E03C5">
        <w:t xml:space="preserve"> </w:t>
      </w:r>
      <w:r w:rsidR="00AC3D4E">
        <w:t xml:space="preserve">most diverse group of </w:t>
      </w:r>
      <w:r w:rsidR="00F769E5">
        <w:t>vertebrates</w:t>
      </w:r>
      <w:r w:rsidR="00AC3D4E">
        <w:t xml:space="preserve"> on </w:t>
      </w:r>
      <w:r w:rsidR="00733EB0">
        <w:t>E</w:t>
      </w:r>
      <w:r w:rsidR="00AC3D4E">
        <w:t>arth</w:t>
      </w:r>
      <w:r w:rsidR="004C6CAF">
        <w:t>, the Actinopterygians,</w:t>
      </w:r>
      <w:r w:rsidR="00161FAC">
        <w:t xml:space="preserve"> help</w:t>
      </w:r>
      <w:r w:rsidR="00DF1C8D">
        <w:t>ing</w:t>
      </w:r>
      <w:r w:rsidR="00161FAC">
        <w:t xml:space="preserve"> us understand the processes that drive this high diversity</w:t>
      </w:r>
      <w:r w:rsidR="00AC3D4E">
        <w:t>.</w:t>
      </w:r>
      <w:r w:rsidR="006B158F">
        <w:t xml:space="preserve"> </w:t>
      </w:r>
      <w:r w:rsidR="00DF1C8D">
        <w:t>Finally</w:t>
      </w:r>
      <w:r w:rsidR="00161FAC">
        <w:t xml:space="preserve">, we can </w:t>
      </w:r>
      <w:r w:rsidR="00A555E4">
        <w:t xml:space="preserve">map </w:t>
      </w:r>
      <w:r w:rsidR="00A555E4" w:rsidRPr="00A555E4">
        <w:t xml:space="preserve">where the lack of phylogenetic information is </w:t>
      </w:r>
      <w:r w:rsidR="00746997">
        <w:t xml:space="preserve">the </w:t>
      </w:r>
      <w:r w:rsidR="00A555E4" w:rsidRPr="00A555E4">
        <w:t>most critical</w:t>
      </w:r>
      <w:r w:rsidR="00A555E4">
        <w:t xml:space="preserve"> once th</w:t>
      </w:r>
      <w:r w:rsidR="00746997">
        <w:t>e</w:t>
      </w:r>
      <w:r w:rsidR="00A555E4">
        <w:t xml:space="preserve"> function returns the insertion</w:t>
      </w:r>
      <w:r>
        <w:t xml:space="preserve"> </w:t>
      </w:r>
      <w:r w:rsidR="00A555E4">
        <w:t xml:space="preserve">level of species. This </w:t>
      </w:r>
      <w:r w:rsidR="00FF6E7C">
        <w:t xml:space="preserve">information </w:t>
      </w:r>
      <w:r w:rsidR="00A555E4">
        <w:t>c</w:t>
      </w:r>
      <w:r w:rsidR="00FF6E7C">
        <w:t>an</w:t>
      </w:r>
      <w:r w:rsidR="00A555E4">
        <w:t xml:space="preserve"> </w:t>
      </w:r>
      <w:r w:rsidR="00FF6E7C">
        <w:t xml:space="preserve">directly </w:t>
      </w:r>
      <w:r w:rsidR="00A555E4">
        <w:t xml:space="preserve">elucidate </w:t>
      </w:r>
      <w:r w:rsidR="006B158F">
        <w:t>the patterns of</w:t>
      </w:r>
      <w:r w:rsidR="00A555E4">
        <w:t xml:space="preserve"> the Darwinian shortfalls</w:t>
      </w:r>
      <w:r w:rsidR="006B158F">
        <w:t xml:space="preserve"> for ray-finned fishes</w:t>
      </w:r>
      <w:r w:rsidR="00794BAD">
        <w:t xml:space="preserve">, contributing not only to </w:t>
      </w:r>
      <w:r w:rsidR="00714662">
        <w:t xml:space="preserve">direct </w:t>
      </w:r>
      <w:r>
        <w:t xml:space="preserve">sampling and </w:t>
      </w:r>
      <w:r w:rsidR="00141CDA">
        <w:t xml:space="preserve">studying </w:t>
      </w:r>
      <w:r w:rsidR="00714662">
        <w:t>efforts</w:t>
      </w:r>
      <w:r w:rsidR="0078260E">
        <w:t xml:space="preserve"> but also to evidence the need </w:t>
      </w:r>
      <w:r w:rsidR="00141CDA">
        <w:t>for</w:t>
      </w:r>
      <w:r w:rsidR="0078260E">
        <w:t xml:space="preserve"> </w:t>
      </w:r>
      <w:r w:rsidR="00141CDA">
        <w:t>increased</w:t>
      </w:r>
      <w:r w:rsidR="0078260E">
        <w:t xml:space="preserve"> efforts </w:t>
      </w:r>
      <w:r w:rsidR="00141CDA">
        <w:t>to decolonize science</w:t>
      </w:r>
      <w:r w:rsidR="000B5A98">
        <w:t xml:space="preserve"> </w:t>
      </w:r>
      <w:r w:rsidR="000B5A98">
        <w:fldChar w:fldCharType="begin" w:fldLock="1"/>
      </w:r>
      <w:r w:rsidR="00375FA9">
        <w:instrText>ADDIN CSL_CITATION {"citationItems":[{"id":"ITEM-1","itemData":{"DOI":"10.1038/s41559-021-01460-w","ISSN":"2397-334X","abstract":"Ecological research and practice are crucial to understanding and guiding more positive relationships between people and ecosystems. However, ecology as a discipline and the diversity of those who call themselves ecologists have also been shaped and held back by often exclusionary Western approaches to knowing and doing ecology. To overcome these historical constraints and to make ecology inclusive of the diverse peoples inhabiting Earth’s varied ecosystems, ecologists must expand their knowledge, both in theory and practice, to incorporate varied perspectives, approaches and interpretations from, with and within the natural environment and across global systems. We outline five shifts that could help to transform academic ecological practice: decolonize your mind; know your histories; decolonize access; decolonize expertise; and practise ethical ecology in inclusive teams. We challenge the discipline to become more inclusive, creative and ethical at a moment when the perils of entrenched thinking have never been clearer. The authors outline five decolonizing shifts that could help to transform academic ecological practice, challenging the discipline to become more inclusive, creative and ethical.","author":[{"dropping-particle":"","family":"Trisos","given":"Christopher H.","non-dropping-particle":"","parse-names":false,"suffix":""},{"dropping-particle":"","family":"Auerbach","given":"Jess","non-dropping-particle":"","parse-names":false,"suffix":""},{"dropping-particle":"","family":"Katti","given":"Madhusudan","non-dropping-particle":"","parse-names":false,"suffix":""}],"container-title":"Nature Ecology &amp; Evolution","id":"ITEM-1","issued":{"date-parts":[["2021"]]},"publisher":"Springer US","title":"Decoloniality and anti-oppressive practices for a more ethical ecology","type":"article-journal"},"uris":["http://www.mendeley.com/documents/?uuid=f79cb391-b717-4df8-a6bc-6c7591caf827"]}],"mendeley":{"formattedCitation":"(Trisos et al., 2021)","plainTextFormattedCitation":"(Trisos et al., 2021)","previouslyFormattedCitation":"(Trisos et al., 2021)"},"properties":{"noteIndex":0},"schema":"https://github.com/citation-style-language/schema/raw/master/csl-citation.json"}</w:instrText>
      </w:r>
      <w:r w:rsidR="000B5A98">
        <w:fldChar w:fldCharType="separate"/>
      </w:r>
      <w:r w:rsidR="000B5A98" w:rsidRPr="000B5A98">
        <w:rPr>
          <w:noProof/>
        </w:rPr>
        <w:t>(Trisos et al., 2021)</w:t>
      </w:r>
      <w:r w:rsidR="000B5A98">
        <w:fldChar w:fldCharType="end"/>
      </w:r>
      <w:r w:rsidR="007A0D45">
        <w:t>.</w:t>
      </w:r>
      <w:r w:rsidR="00C7743A">
        <w:t xml:space="preserve"> </w:t>
      </w:r>
      <w:r w:rsidR="00F769E5">
        <w:t xml:space="preserve">Therefore, we expect that </w:t>
      </w:r>
      <w:r w:rsidR="006B158F">
        <w:t xml:space="preserve">the </w:t>
      </w:r>
      <w:proofErr w:type="spellStart"/>
      <w:r w:rsidR="00F769E5">
        <w:t>FishPhyloMaker</w:t>
      </w:r>
      <w:proofErr w:type="spellEnd"/>
      <w:r w:rsidR="00F769E5">
        <w:t xml:space="preserve"> </w:t>
      </w:r>
      <w:r w:rsidR="006B158F">
        <w:t xml:space="preserve">package </w:t>
      </w:r>
      <w:r w:rsidR="00F769E5">
        <w:t>reduce</w:t>
      </w:r>
      <w:r w:rsidR="00C51E67">
        <w:t>s</w:t>
      </w:r>
      <w:r w:rsidR="00F769E5">
        <w:t xml:space="preserve"> the gaps and barriers</w:t>
      </w:r>
      <w:r w:rsidR="00AE266E">
        <w:t xml:space="preserve"> to addressing ecological and</w:t>
      </w:r>
      <w:r w:rsidR="00F769E5">
        <w:t xml:space="preserve"> evolutionary </w:t>
      </w:r>
      <w:r w:rsidR="00AE266E">
        <w:t xml:space="preserve">questions </w:t>
      </w:r>
      <w:r w:rsidR="00F769E5">
        <w:t xml:space="preserve">due to the difficulty or </w:t>
      </w:r>
      <w:r w:rsidR="006F257A">
        <w:t xml:space="preserve">lack </w:t>
      </w:r>
      <w:r w:rsidR="00F769E5">
        <w:t xml:space="preserve">of a reliable phylogenetic hypothesis for </w:t>
      </w:r>
      <w:r w:rsidR="006F257A">
        <w:t>local and regional pools of ray-</w:t>
      </w:r>
      <w:r w:rsidR="00161FAC">
        <w:t xml:space="preserve">finned </w:t>
      </w:r>
      <w:r w:rsidR="00F769E5">
        <w:t>fishes.</w:t>
      </w:r>
    </w:p>
    <w:p w14:paraId="6E338488" w14:textId="77777777" w:rsidR="0009248B" w:rsidRDefault="0009248B" w:rsidP="007B78AA"/>
    <w:p w14:paraId="15EACD31" w14:textId="1B9A9E02" w:rsidR="00FC20D0" w:rsidRDefault="00A31F05" w:rsidP="009A2A07">
      <w:pPr>
        <w:rPr>
          <w:b/>
          <w:bCs/>
        </w:rPr>
      </w:pPr>
      <w:r w:rsidRPr="007B78AA">
        <w:rPr>
          <w:b/>
          <w:bCs/>
        </w:rPr>
        <w:t>C</w:t>
      </w:r>
      <w:r w:rsidR="00BA21A2" w:rsidRPr="007B78AA">
        <w:rPr>
          <w:b/>
          <w:bCs/>
        </w:rPr>
        <w:t>ontributions</w:t>
      </w:r>
    </w:p>
    <w:p w14:paraId="3DD55CC4" w14:textId="5C2B42F2" w:rsidR="00FC20D0" w:rsidRPr="006E126A" w:rsidRDefault="00FC20D0" w:rsidP="009A2A07">
      <w:r w:rsidRPr="007B78AA">
        <w:t>GN</w:t>
      </w:r>
      <w:r w:rsidR="00250074">
        <w:t xml:space="preserve"> Conceptualization; Data curation; Formal Analysis</w:t>
      </w:r>
      <w:r w:rsidR="0030321A">
        <w:t xml:space="preserve">; Methodology; Software; </w:t>
      </w:r>
      <w:r w:rsidR="002532D0">
        <w:t>Writing – original draft</w:t>
      </w:r>
      <w:r w:rsidR="006E126A">
        <w:t>.</w:t>
      </w:r>
      <w:r w:rsidRPr="007B78AA">
        <w:t xml:space="preserve"> AR </w:t>
      </w:r>
      <w:r w:rsidR="002532D0">
        <w:t>Data curation; Methodology; Software</w:t>
      </w:r>
      <w:r w:rsidR="00D90ED3">
        <w:t>, Writing – review and editing</w:t>
      </w:r>
      <w:r w:rsidR="006E126A">
        <w:t>.</w:t>
      </w:r>
      <w:r w:rsidR="003A1D01" w:rsidRPr="007B78AA">
        <w:t xml:space="preserve"> BES</w:t>
      </w:r>
      <w:r w:rsidR="002532D0">
        <w:t xml:space="preserve"> Writing – original draft</w:t>
      </w:r>
      <w:r w:rsidR="00D90ED3">
        <w:t>; Methodology</w:t>
      </w:r>
      <w:r w:rsidR="006E126A" w:rsidRPr="007B78AA">
        <w:t>.</w:t>
      </w:r>
    </w:p>
    <w:p w14:paraId="12E0B89B" w14:textId="3C03D726" w:rsidR="00C25FB0" w:rsidRDefault="00C25FB0">
      <w:pPr>
        <w:spacing w:line="240" w:lineRule="auto"/>
        <w:rPr>
          <w:b/>
          <w:bCs/>
        </w:rPr>
      </w:pPr>
      <w:r>
        <w:rPr>
          <w:b/>
          <w:bCs/>
        </w:rPr>
        <w:br w:type="page"/>
      </w:r>
    </w:p>
    <w:p w14:paraId="58B4E477" w14:textId="5F0D0E0C" w:rsidR="009A2A07" w:rsidRPr="009A2A07" w:rsidRDefault="009A2A07" w:rsidP="00C46F30">
      <w:pPr>
        <w:rPr>
          <w:rFonts w:cs="Times New Roman"/>
          <w:b/>
          <w:bCs/>
        </w:rPr>
      </w:pPr>
      <w:r w:rsidRPr="00C46F30">
        <w:rPr>
          <w:b/>
          <w:bCs/>
        </w:rPr>
        <w:lastRenderedPageBreak/>
        <w:t>Acknowledgements</w:t>
      </w:r>
    </w:p>
    <w:p w14:paraId="6F97491F" w14:textId="1C8BA44C" w:rsidR="0056113D" w:rsidRDefault="0056113D" w:rsidP="0056113D">
      <w:r>
        <w:t xml:space="preserve">GN </w:t>
      </w:r>
      <w:r w:rsidR="00620732">
        <w:t>is</w:t>
      </w:r>
      <w:r>
        <w:t xml:space="preserve"> member of the National Institutes for Science and Technology (INCT) in</w:t>
      </w:r>
    </w:p>
    <w:p w14:paraId="19DD297E" w14:textId="53BD8FBD" w:rsidR="0056113D" w:rsidRDefault="0056113D" w:rsidP="0056113D">
      <w:r>
        <w:t>Ecology, Evolution and Biodiversity Conservation, supported by MCTIC/CNPq (proc.</w:t>
      </w:r>
    </w:p>
    <w:p w14:paraId="50D320FB" w14:textId="46E4045F" w:rsidR="00827408" w:rsidRPr="00AF4885" w:rsidRDefault="0056113D" w:rsidP="00C46F30">
      <w:r w:rsidRPr="00367B58">
        <w:t>465610/2014-5).</w:t>
      </w:r>
      <w:r w:rsidR="00682BF0" w:rsidRPr="00367B58">
        <w:t xml:space="preserve"> BES and AR are grateful to FAPERJ</w:t>
      </w:r>
      <w:r w:rsidR="00367B58">
        <w:t xml:space="preserve"> and CAPE</w:t>
      </w:r>
      <w:r w:rsidR="00AF4885">
        <w:t>S for their postdoctoral and doctoral grants</w:t>
      </w:r>
      <w:r w:rsidR="00367B58">
        <w:t>, respectively.</w:t>
      </w:r>
      <w:r w:rsidRPr="00AF4885">
        <w:t xml:space="preserve"> </w:t>
      </w:r>
      <w:r w:rsidR="00C25FB0">
        <w:t xml:space="preserve">The authors also </w:t>
      </w:r>
      <w:proofErr w:type="gramStart"/>
      <w:r w:rsidR="00C25FB0">
        <w:t>thanks</w:t>
      </w:r>
      <w:proofErr w:type="gramEnd"/>
      <w:r w:rsidR="00C25FB0">
        <w:t xml:space="preserve"> </w:t>
      </w:r>
      <w:r w:rsidR="001E54F2">
        <w:t xml:space="preserve">valuable suggestions made by LDS Duarte. </w:t>
      </w:r>
      <w:r w:rsidR="003343B1">
        <w:t xml:space="preserve">The Brazilian </w:t>
      </w:r>
      <w:r w:rsidR="009C63B6">
        <w:t>science resists.</w:t>
      </w:r>
    </w:p>
    <w:p w14:paraId="123A69FB" w14:textId="790F08D7" w:rsidR="001936A0" w:rsidRPr="00AF4885" w:rsidRDefault="001936A0" w:rsidP="0083528E">
      <w:pPr>
        <w:ind w:firstLine="708"/>
      </w:pPr>
      <w:r w:rsidRPr="00AF4885">
        <w:br w:type="page"/>
      </w:r>
    </w:p>
    <w:p w14:paraId="3C245541" w14:textId="5231FA7D" w:rsidR="001936A0" w:rsidRPr="007B78AA" w:rsidRDefault="001936A0" w:rsidP="001936A0">
      <w:pPr>
        <w:pStyle w:val="Ttulo1"/>
      </w:pPr>
      <w:r w:rsidRPr="007B78AA">
        <w:lastRenderedPageBreak/>
        <w:t>References</w:t>
      </w:r>
    </w:p>
    <w:p w14:paraId="6C87B774" w14:textId="2BAC9E30" w:rsidR="00431CC5" w:rsidRPr="00431CC5" w:rsidRDefault="001936A0" w:rsidP="00431CC5">
      <w:pPr>
        <w:widowControl w:val="0"/>
        <w:autoSpaceDE w:val="0"/>
        <w:autoSpaceDN w:val="0"/>
        <w:adjustRightInd w:val="0"/>
        <w:ind w:left="480" w:hanging="480"/>
        <w:rPr>
          <w:rFonts w:cs="Times New Roman"/>
          <w:noProof/>
          <w:lang w:val="pt-BR"/>
        </w:rPr>
      </w:pPr>
      <w:r>
        <w:fldChar w:fldCharType="begin" w:fldLock="1"/>
      </w:r>
      <w:r w:rsidRPr="007B78AA">
        <w:instrText xml:space="preserve">ADDIN Mendeley Bibliography CSL_BIBLIOGRAPHY </w:instrText>
      </w:r>
      <w:r>
        <w:fldChar w:fldCharType="separate"/>
      </w:r>
      <w:r w:rsidR="00431CC5" w:rsidRPr="00431CC5">
        <w:rPr>
          <w:rFonts w:cs="Times New Roman"/>
          <w:noProof/>
          <w:lang w:val="pt-BR"/>
        </w:rPr>
        <w:t>Albert, J.S., Tagliacollo, V.A., Dagosta, F., 2020. Diversification of Neotropical Freshwater Fishes. Annu. Rev. Ecol. Evol. Syst. 51, 27–53. https://doi.org/10.1146/annurev-ecolsys-011620-031032</w:t>
      </w:r>
    </w:p>
    <w:p w14:paraId="2D95CEF5"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Assis, L.C.S., 2018. Revisiting the Darwinian shortfall in biodiversity conservation. Biodivers. Conserv. 27, 2859–2875. https://doi.org/10.1007/s10531-018-1573-3</w:t>
      </w:r>
    </w:p>
    <w:p w14:paraId="6731638B"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Betancur, R.R., Wiley, E.O., Arratia, G., Acero, A., Bailly, N., Miya, M., Lecointre, G., Ortí, G., 2017. Phylogenetic classification of bony fishes. BMC Evol. Biol. 17, 1–40. https://doi.org/10.1186/s12862-017-0958-3</w:t>
      </w:r>
    </w:p>
    <w:p w14:paraId="6CC4C3D4"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Boettiger, C., Coop, G., Ralph, P., 2012. Is your phylogeny informative? Measuring the power of comparative methods. Evolution (N. Y). 66, 2240–2251. https://doi.org/10.1111/j.1558-5646.2011.01574.x</w:t>
      </w:r>
    </w:p>
    <w:p w14:paraId="53999147"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Cavender-Bares, J., Kozak, K.H., Fine, P.V.A., Kembel, S.W., 2009. The merging of community ecology and phylogenetic biology. Ecol. Lett. 12, 693–715. https://doi.org/10.1111/j.1461-0248.2009.01314.x</w:t>
      </w:r>
    </w:p>
    <w:p w14:paraId="456734F9"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Chang, J., Rabosky, D.L., Smith, S.A., Alfaro, M.E., 2019. An r package and online resource for macroevolutionary studies using the ray-finned fish tree of life. Methods Ecol. Evol. 10, 1118–1124. https://doi.org/10.1111/2041-210X.13182</w:t>
      </w:r>
    </w:p>
    <w:p w14:paraId="236808AE"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Chase, J.M., Blowes, S.A., Knight, T.M., Gerstner, K., May, F., 2020. Ecosystem decay exacerbates biodiversity loss with habitat loss. Nature 584, 238–243. https://doi.org/10.1038/s41586-020-2531-2</w:t>
      </w:r>
    </w:p>
    <w:p w14:paraId="6921B4FA"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Diniz-Filho, J.A.F., Loyola, R.D., Raia, P., Mooers, A.O., Bini, L.M., 2013. Darwinian shortfalls in biodiversity conservation. Trends Ecol. Evol. 28, 689–695. https://doi.org/10.1016/j.tree.2013.09.003</w:t>
      </w:r>
    </w:p>
    <w:p w14:paraId="4D28DCBF"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Faith, D.P., 1992. Conservation evaluation and phylogenetic diversity. Biol. Conserv. 61, 1–</w:t>
      </w:r>
      <w:r w:rsidRPr="00431CC5">
        <w:rPr>
          <w:rFonts w:cs="Times New Roman"/>
          <w:noProof/>
          <w:lang w:val="pt-BR"/>
        </w:rPr>
        <w:lastRenderedPageBreak/>
        <w:t>10. https://doi.org/10.1016/0006-3207(92)91201-3</w:t>
      </w:r>
    </w:p>
    <w:p w14:paraId="33A963E1"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Felsenstein, J., 1985. Phylogenies and the comparative method. Am. Nat. 125, 1–15. https://doi.org/0003-0147/85/2501-0001</w:t>
      </w:r>
    </w:p>
    <w:p w14:paraId="04697613"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Freitas, T.M. da S., Stropp, J., Calegari, B.B., Calatayud, J., De Marco, P., Montag, L.F. de A., Hortal, J., 2021. Quantifying shortfalls in the knowledge on Neotropical Auchenipteridae fishes. Fish Fish. 22, 87–104. https://doi.org/10.1111/faf.12507</w:t>
      </w:r>
    </w:p>
    <w:p w14:paraId="5CE36761"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Jetz, W., Pyron, R.A., 2018. The interplay of past diversification and evolutionary isolation with present imperilment across the amphibian tree of life. Nat. Ecol. Evol. 2, 850–858. https://doi.org/10.1038/s41559-018-0515-5</w:t>
      </w:r>
    </w:p>
    <w:p w14:paraId="1B01E216"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Jetz, W., Thomas, G.H., Joy, J.B., Hartmann, K., Mooers, A.O., 2012. The global diversity of birds in space and time. Nature 491, 444–448. https://doi.org/10.1038/nature11631</w:t>
      </w:r>
    </w:p>
    <w:p w14:paraId="324B2469"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Jin, Y., Qian, H., 2019. V.PhyloMaker: an R package that can generate very large phylogenies for vascular plants. Ecography (Cop.). 42, 1353–1359. https://doi.org/10.1111/ecog.04434</w:t>
      </w:r>
    </w:p>
    <w:p w14:paraId="07C08F63"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Li, D., Trotta, L., Marx, H.E., Allen, J.M., Sun, M., Soltis, D.E., Soltis, P.S., Guralnick, R.P., Baiser, B., 2019. For common community phylogenetic analyses, go ahead and use synthesis phylogenies. Ecology 100, 1–15. https://doi.org/10.1002/ecy.2788</w:t>
      </w:r>
    </w:p>
    <w:p w14:paraId="01498822"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Magallón, S., Gómez-Acevedo, S., Sánchez-Reyes, L.L., Hernández-Hernández, T., 2015. A metacalibrated time-tree documents the early rise of flowering plant phylogenetic diversity. New Phytol. 207, 437–453. https://doi.org/10.1111/nph.13264</w:t>
      </w:r>
    </w:p>
    <w:p w14:paraId="7CF8388B"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Martins, W.S., Carmo, W.C., Longo, H.J., Rosa, T.C., Rangel, T.F., 2013. SUNPLIN: Simulation with Uncertainty for Phylogenetic Investigations. BMC Bioinformatics 14. https://doi.org/10.1186/1471-2105-14-324</w:t>
      </w:r>
    </w:p>
    <w:p w14:paraId="599E358A"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 xml:space="preserve">Moura, M.R., Costa, H.C., Peixoto, M.A., Carvalho, A.L.G., Santana, D.J., Vasconcelos, H.L., 2018. Geographical and socioeconomic determinants of species discovery trends </w:t>
      </w:r>
      <w:r w:rsidRPr="00431CC5">
        <w:rPr>
          <w:rFonts w:cs="Times New Roman"/>
          <w:noProof/>
          <w:lang w:val="pt-BR"/>
        </w:rPr>
        <w:lastRenderedPageBreak/>
        <w:t>in a biodiversity hotspot. Biol. Conserv. 220, 237–244. https://doi.org/10.1016/j.biocon.2018.01.024</w:t>
      </w:r>
    </w:p>
    <w:p w14:paraId="2578DD0E"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Moura, M.R., Jetz, W., 2021. Shortfalls and opportunities in terrestrial vertebrate species discovery. Nat. Ecol. Evol. 5, 631–639. https://doi.org/10.1038/s41559-021-01411-5</w:t>
      </w:r>
    </w:p>
    <w:p w14:paraId="28C52779"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Nakamura, G., Vicentin, W., Súarez, Y.R., Duarte, L., 2020. A multifaceted approach to analyzing taxonomic, functional, and phylogenetic β‐diversity. Ecology. https://doi.org/10.1002/ecy.3122</w:t>
      </w:r>
    </w:p>
    <w:p w14:paraId="2E880814"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Rabosky, D.L., Chang, J., Title, P.O., Cowman, P.F., Sallan, L., Friedman, M., Kaschner, K., Garilao, C., Near, T.J., Coll, M., Alfaro, M.E., 2018. An inverse latitudinal gradient in speciation rate for marine fishes. Nature 559, 392–395. https://doi.org/10.1038/s41586-018-0273-1</w:t>
      </w:r>
    </w:p>
    <w:p w14:paraId="33AAA6CE"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Roa-Fuentes, C.A., Heino, J., Cianciaruso, M. V., Ferraz, S., Zeni, J.O., Casatti, L., 2019. Taxonomic, functional, and phylogenetic β-diversity patterns of stream fish assemblages in tropical agroecosystems. Freshw. Biol. 64, 447–460. https://doi.org/10.1111/fwb.13233</w:t>
      </w:r>
    </w:p>
    <w:p w14:paraId="34CE07E0"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Roa-Fuentes, C.A., Heino, J., Zeni, J.O., Ferraz, S., Cianciaruso, M.V., Casatti, L., 2020. Importance of local and landscape variables on multiple facets of stream fish biodiversity in a Neotropical agroecosystem. Hydrobiologia 7. https://doi.org/10.1007/s10750-020-04396-7</w:t>
      </w:r>
    </w:p>
    <w:p w14:paraId="5F10EA73"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Roquet, C., Thuiller, W., Lavergne, S., 2013. Building megaphylogenies for macroecology: Taking up the challenge. Ecography (Cop.). 36, 13–26. https://doi.org/10.1111/j.1600-0587.2012.07773.x</w:t>
      </w:r>
    </w:p>
    <w:p w14:paraId="26FF21F5"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 xml:space="preserve">Stein, R.W., Mull, C.G., Kuhn, T.S., Aschliman, N.C., Davidson, L.N.K., Joy, J.B., Smith, G.J., Dulvy, N.K., Mooers, A.O., 2018. Global priorities for conserving the evolutionary history of sharks, rays and chimaeras. Nat. Ecol. Evol. 2, 288–298. </w:t>
      </w:r>
      <w:r w:rsidRPr="00431CC5">
        <w:rPr>
          <w:rFonts w:cs="Times New Roman"/>
          <w:noProof/>
          <w:lang w:val="pt-BR"/>
        </w:rPr>
        <w:lastRenderedPageBreak/>
        <w:t>https://doi.org/10.1038/s41559-017-0448-4</w:t>
      </w:r>
    </w:p>
    <w:p w14:paraId="24C6883A"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Tedesco, P.A., Beauchard, O., Bigorne, R., Blanchet, S., Buisson, L., Conti, L., Cornu, J.F., Dias, M.S., Grenouillet, G., Hugueny, B., Jézéquel, C., Leprieur, F., Brosse, S., Oberdorff, T., 2017. Data Descriptor: A global database on freshwater fish species occurrence in drainage basins. Sci. Data 4, 1–6. https://doi.org/10.1038/sdata.2017.141</w:t>
      </w:r>
    </w:p>
    <w:p w14:paraId="6F64D2D6"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Tonini, J.F.R., Beard, K.H., Ferreira, R.B., Jetz, W., Pyron, R.A., 2016. Fully-sampled phylogenies of squamates reveal evolutionary patterns in threat status. Biol. Conserv. 204, 23–31. https://doi.org/10.1016/j.biocon.2016.03.039</w:t>
      </w:r>
    </w:p>
    <w:p w14:paraId="09F95DAC"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Trisos, C.H., Auerbach, J., Katti, M., 2021. Decoloniality and anti-oppressive practices for a more ethical ecology. Nat. Ecol. Evol. https://doi.org/10.1038/s41559-021-01460-w</w:t>
      </w:r>
    </w:p>
    <w:p w14:paraId="3E8B41C3"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Upham, N.S., Esselstyn, J.A., Jetz, W., 2019. Inferring the mammal tree: Species-level sets of phylogenies for questions in ecology, evolution, and conservation. PLOS Biol. 17, e3000494. https://doi.org/10.1371/journal.pbio.3000494</w:t>
      </w:r>
    </w:p>
    <w:p w14:paraId="7F66AB1B" w14:textId="77777777" w:rsidR="00431CC5" w:rsidRPr="00431CC5" w:rsidRDefault="00431CC5" w:rsidP="00431CC5">
      <w:pPr>
        <w:widowControl w:val="0"/>
        <w:autoSpaceDE w:val="0"/>
        <w:autoSpaceDN w:val="0"/>
        <w:adjustRightInd w:val="0"/>
        <w:ind w:left="480" w:hanging="480"/>
        <w:rPr>
          <w:rFonts w:cs="Times New Roman"/>
          <w:noProof/>
          <w:lang w:val="pt-BR"/>
        </w:rPr>
      </w:pPr>
      <w:r w:rsidRPr="00431CC5">
        <w:rPr>
          <w:rFonts w:cs="Times New Roman"/>
          <w:noProof/>
          <w:lang w:val="pt-BR"/>
        </w:rPr>
        <w:t>Webb, C.O., Ackerly, D.D., Kembel, S.W., 2008. Phylocom: Software for the analysis of phylogenetic community structure and trait evolution. Bioinformatics 24, 2098–2100. https://doi.org/10.1093/bioinformatics/btn358</w:t>
      </w:r>
    </w:p>
    <w:p w14:paraId="20BF1FC6" w14:textId="77777777" w:rsidR="00431CC5" w:rsidRPr="00431CC5" w:rsidRDefault="00431CC5" w:rsidP="00431CC5">
      <w:pPr>
        <w:widowControl w:val="0"/>
        <w:autoSpaceDE w:val="0"/>
        <w:autoSpaceDN w:val="0"/>
        <w:adjustRightInd w:val="0"/>
        <w:ind w:left="480" w:hanging="480"/>
        <w:rPr>
          <w:rFonts w:cs="Times New Roman"/>
          <w:noProof/>
        </w:rPr>
      </w:pPr>
      <w:r w:rsidRPr="00431CC5">
        <w:rPr>
          <w:rFonts w:cs="Times New Roman"/>
          <w:noProof/>
          <w:lang w:val="pt-BR"/>
        </w:rPr>
        <w:t>Webb, C.O., Donoghue, M.J., 2005. Phylomatic: Tree assembly for applied phylogenetics. Mol. Ecol. Notes 5, 181–183. https://doi.org/10.1111/j.1471-8286.2004.00829.x</w:t>
      </w:r>
    </w:p>
    <w:p w14:paraId="626367EC" w14:textId="5F32B73C" w:rsidR="001936A0" w:rsidRPr="001936A0" w:rsidRDefault="001936A0" w:rsidP="00431CC5">
      <w:pPr>
        <w:widowControl w:val="0"/>
        <w:autoSpaceDE w:val="0"/>
        <w:autoSpaceDN w:val="0"/>
        <w:adjustRightInd w:val="0"/>
        <w:ind w:left="480" w:hanging="480"/>
      </w:pPr>
      <w:r>
        <w:fldChar w:fldCharType="end"/>
      </w:r>
    </w:p>
    <w:sectPr w:rsidR="001936A0" w:rsidRPr="001936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ԝ눀羻"/>
    <w:panose1 w:val="00000500000000020000"/>
    <w:charset w:val="00"/>
    <w:family w:val="auto"/>
    <w:pitch w:val="variable"/>
    <w:sig w:usb0="E00002FF" w:usb1="5000205A"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26C99"/>
    <w:multiLevelType w:val="hybridMultilevel"/>
    <w:tmpl w:val="90F48BD4"/>
    <w:lvl w:ilvl="0" w:tplc="4F167BB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29878F9"/>
    <w:multiLevelType w:val="hybridMultilevel"/>
    <w:tmpl w:val="8E8AE5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briel Nakamura">
    <w15:presenceInfo w15:providerId="Windows Live" w15:userId="1da8a255b971a0b3"/>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hideSpellingErrors/>
  <w:hideGrammaticalErrors/>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NLW0MDQytDCyNLRQ0lEKTi0uzszPAykwNK4FAMNuZWYtAAAA"/>
  </w:docVars>
  <w:rsids>
    <w:rsidRoot w:val="00E443FE"/>
    <w:rsid w:val="0000240D"/>
    <w:rsid w:val="00003737"/>
    <w:rsid w:val="000046DC"/>
    <w:rsid w:val="000054FE"/>
    <w:rsid w:val="0000617C"/>
    <w:rsid w:val="000068FA"/>
    <w:rsid w:val="0000792E"/>
    <w:rsid w:val="00010C20"/>
    <w:rsid w:val="00012E14"/>
    <w:rsid w:val="00013D15"/>
    <w:rsid w:val="00014A5C"/>
    <w:rsid w:val="00015FD7"/>
    <w:rsid w:val="00020B50"/>
    <w:rsid w:val="00020E7E"/>
    <w:rsid w:val="000236E9"/>
    <w:rsid w:val="0002547E"/>
    <w:rsid w:val="00026817"/>
    <w:rsid w:val="00027EC5"/>
    <w:rsid w:val="00031266"/>
    <w:rsid w:val="0003282D"/>
    <w:rsid w:val="000339CC"/>
    <w:rsid w:val="0003472B"/>
    <w:rsid w:val="00037CCB"/>
    <w:rsid w:val="0004032D"/>
    <w:rsid w:val="00043814"/>
    <w:rsid w:val="00044964"/>
    <w:rsid w:val="00044BCE"/>
    <w:rsid w:val="000454F7"/>
    <w:rsid w:val="00046266"/>
    <w:rsid w:val="00046B70"/>
    <w:rsid w:val="00047368"/>
    <w:rsid w:val="00047903"/>
    <w:rsid w:val="00053EAE"/>
    <w:rsid w:val="00054D7C"/>
    <w:rsid w:val="0005529E"/>
    <w:rsid w:val="00055B13"/>
    <w:rsid w:val="00055D3F"/>
    <w:rsid w:val="0005690D"/>
    <w:rsid w:val="00056AE6"/>
    <w:rsid w:val="000614BC"/>
    <w:rsid w:val="000615CF"/>
    <w:rsid w:val="00063105"/>
    <w:rsid w:val="000635D9"/>
    <w:rsid w:val="00063FE8"/>
    <w:rsid w:val="00064900"/>
    <w:rsid w:val="00064EBD"/>
    <w:rsid w:val="000665A5"/>
    <w:rsid w:val="0006693E"/>
    <w:rsid w:val="00066E03"/>
    <w:rsid w:val="000670D2"/>
    <w:rsid w:val="000706BE"/>
    <w:rsid w:val="0007093C"/>
    <w:rsid w:val="00071400"/>
    <w:rsid w:val="00072083"/>
    <w:rsid w:val="00072900"/>
    <w:rsid w:val="00072B5C"/>
    <w:rsid w:val="00074D2D"/>
    <w:rsid w:val="00075147"/>
    <w:rsid w:val="00076350"/>
    <w:rsid w:val="000765BD"/>
    <w:rsid w:val="00077A76"/>
    <w:rsid w:val="00077CBD"/>
    <w:rsid w:val="00081511"/>
    <w:rsid w:val="000818FD"/>
    <w:rsid w:val="00081A51"/>
    <w:rsid w:val="00081DE6"/>
    <w:rsid w:val="000830B0"/>
    <w:rsid w:val="000851DD"/>
    <w:rsid w:val="00085B27"/>
    <w:rsid w:val="000860ED"/>
    <w:rsid w:val="000869E4"/>
    <w:rsid w:val="00091404"/>
    <w:rsid w:val="00091A82"/>
    <w:rsid w:val="0009248B"/>
    <w:rsid w:val="00092FD9"/>
    <w:rsid w:val="00093A3C"/>
    <w:rsid w:val="00096144"/>
    <w:rsid w:val="000974B2"/>
    <w:rsid w:val="00097E5E"/>
    <w:rsid w:val="000A2B3C"/>
    <w:rsid w:val="000A2F54"/>
    <w:rsid w:val="000B0106"/>
    <w:rsid w:val="000B249C"/>
    <w:rsid w:val="000B24A1"/>
    <w:rsid w:val="000B3FB2"/>
    <w:rsid w:val="000B58F4"/>
    <w:rsid w:val="000B5A98"/>
    <w:rsid w:val="000B678A"/>
    <w:rsid w:val="000C0AB4"/>
    <w:rsid w:val="000C1156"/>
    <w:rsid w:val="000C1A30"/>
    <w:rsid w:val="000C1BB6"/>
    <w:rsid w:val="000C1D0E"/>
    <w:rsid w:val="000C4B8D"/>
    <w:rsid w:val="000C5627"/>
    <w:rsid w:val="000C7016"/>
    <w:rsid w:val="000C7E84"/>
    <w:rsid w:val="000D1662"/>
    <w:rsid w:val="000D195B"/>
    <w:rsid w:val="000D2B12"/>
    <w:rsid w:val="000D6354"/>
    <w:rsid w:val="000E09F5"/>
    <w:rsid w:val="000E136B"/>
    <w:rsid w:val="000E3C2C"/>
    <w:rsid w:val="000E3E76"/>
    <w:rsid w:val="000E3F7F"/>
    <w:rsid w:val="000E4309"/>
    <w:rsid w:val="000E4BB9"/>
    <w:rsid w:val="000E690F"/>
    <w:rsid w:val="000E7565"/>
    <w:rsid w:val="000F0831"/>
    <w:rsid w:val="000F089C"/>
    <w:rsid w:val="000F089F"/>
    <w:rsid w:val="000F0EC0"/>
    <w:rsid w:val="000F2A03"/>
    <w:rsid w:val="000F3BFF"/>
    <w:rsid w:val="000F755A"/>
    <w:rsid w:val="000F7DBC"/>
    <w:rsid w:val="00100005"/>
    <w:rsid w:val="00100563"/>
    <w:rsid w:val="00101493"/>
    <w:rsid w:val="00101950"/>
    <w:rsid w:val="00103B49"/>
    <w:rsid w:val="00103E18"/>
    <w:rsid w:val="0010587F"/>
    <w:rsid w:val="00106243"/>
    <w:rsid w:val="00106478"/>
    <w:rsid w:val="00107A9F"/>
    <w:rsid w:val="001118CF"/>
    <w:rsid w:val="00112169"/>
    <w:rsid w:val="00112A69"/>
    <w:rsid w:val="001139D1"/>
    <w:rsid w:val="001159E4"/>
    <w:rsid w:val="001179F2"/>
    <w:rsid w:val="00120435"/>
    <w:rsid w:val="00122592"/>
    <w:rsid w:val="001230B0"/>
    <w:rsid w:val="00124D55"/>
    <w:rsid w:val="00130E33"/>
    <w:rsid w:val="00130F9A"/>
    <w:rsid w:val="001310BF"/>
    <w:rsid w:val="001317CC"/>
    <w:rsid w:val="0013209E"/>
    <w:rsid w:val="00132A53"/>
    <w:rsid w:val="001330D0"/>
    <w:rsid w:val="00133209"/>
    <w:rsid w:val="0013580C"/>
    <w:rsid w:val="00140823"/>
    <w:rsid w:val="00141CDA"/>
    <w:rsid w:val="00143CA3"/>
    <w:rsid w:val="00143D1B"/>
    <w:rsid w:val="001441D3"/>
    <w:rsid w:val="00144249"/>
    <w:rsid w:val="00144B5E"/>
    <w:rsid w:val="00145E73"/>
    <w:rsid w:val="00146604"/>
    <w:rsid w:val="00147E51"/>
    <w:rsid w:val="00150475"/>
    <w:rsid w:val="00151459"/>
    <w:rsid w:val="00152AE8"/>
    <w:rsid w:val="001537B9"/>
    <w:rsid w:val="001544F4"/>
    <w:rsid w:val="001545C0"/>
    <w:rsid w:val="001552C3"/>
    <w:rsid w:val="0015599E"/>
    <w:rsid w:val="00156B6E"/>
    <w:rsid w:val="001579DF"/>
    <w:rsid w:val="00157AD4"/>
    <w:rsid w:val="00160A35"/>
    <w:rsid w:val="00161FAC"/>
    <w:rsid w:val="0016422A"/>
    <w:rsid w:val="00166617"/>
    <w:rsid w:val="00166CE1"/>
    <w:rsid w:val="00167A89"/>
    <w:rsid w:val="00173CF9"/>
    <w:rsid w:val="001756FB"/>
    <w:rsid w:val="001758CB"/>
    <w:rsid w:val="00177A58"/>
    <w:rsid w:val="00180C84"/>
    <w:rsid w:val="00180CFE"/>
    <w:rsid w:val="00180D16"/>
    <w:rsid w:val="00180E65"/>
    <w:rsid w:val="00181086"/>
    <w:rsid w:val="0018151C"/>
    <w:rsid w:val="00181BFB"/>
    <w:rsid w:val="00181DCC"/>
    <w:rsid w:val="00182BEA"/>
    <w:rsid w:val="00184CDA"/>
    <w:rsid w:val="001876F6"/>
    <w:rsid w:val="00191C72"/>
    <w:rsid w:val="0019289A"/>
    <w:rsid w:val="00192CB7"/>
    <w:rsid w:val="001936A0"/>
    <w:rsid w:val="001942B6"/>
    <w:rsid w:val="0019514C"/>
    <w:rsid w:val="00195A9C"/>
    <w:rsid w:val="001966BE"/>
    <w:rsid w:val="00196BF1"/>
    <w:rsid w:val="001A1AC2"/>
    <w:rsid w:val="001A1E8A"/>
    <w:rsid w:val="001A267C"/>
    <w:rsid w:val="001A38E3"/>
    <w:rsid w:val="001A4331"/>
    <w:rsid w:val="001A5CDE"/>
    <w:rsid w:val="001A6AAD"/>
    <w:rsid w:val="001A73B7"/>
    <w:rsid w:val="001B144F"/>
    <w:rsid w:val="001B286B"/>
    <w:rsid w:val="001B3261"/>
    <w:rsid w:val="001B369C"/>
    <w:rsid w:val="001B37D9"/>
    <w:rsid w:val="001B388C"/>
    <w:rsid w:val="001B45C5"/>
    <w:rsid w:val="001B582D"/>
    <w:rsid w:val="001B6895"/>
    <w:rsid w:val="001B785B"/>
    <w:rsid w:val="001B7D54"/>
    <w:rsid w:val="001C05F7"/>
    <w:rsid w:val="001C06D5"/>
    <w:rsid w:val="001C118F"/>
    <w:rsid w:val="001C1BB7"/>
    <w:rsid w:val="001C1CF4"/>
    <w:rsid w:val="001C1F49"/>
    <w:rsid w:val="001C22FE"/>
    <w:rsid w:val="001C7434"/>
    <w:rsid w:val="001D11DA"/>
    <w:rsid w:val="001D23A8"/>
    <w:rsid w:val="001D29AA"/>
    <w:rsid w:val="001D2BE2"/>
    <w:rsid w:val="001D4655"/>
    <w:rsid w:val="001D4CA7"/>
    <w:rsid w:val="001D523B"/>
    <w:rsid w:val="001E1B92"/>
    <w:rsid w:val="001E1FA1"/>
    <w:rsid w:val="001E3044"/>
    <w:rsid w:val="001E42C9"/>
    <w:rsid w:val="001E54F2"/>
    <w:rsid w:val="001E679F"/>
    <w:rsid w:val="001E6E6E"/>
    <w:rsid w:val="001F01F6"/>
    <w:rsid w:val="001F134E"/>
    <w:rsid w:val="001F4311"/>
    <w:rsid w:val="001F4D7C"/>
    <w:rsid w:val="001F65BB"/>
    <w:rsid w:val="001F6B56"/>
    <w:rsid w:val="001F7895"/>
    <w:rsid w:val="001F7C6E"/>
    <w:rsid w:val="001F7FD8"/>
    <w:rsid w:val="00200AA5"/>
    <w:rsid w:val="00200B2D"/>
    <w:rsid w:val="00205B53"/>
    <w:rsid w:val="00213316"/>
    <w:rsid w:val="00213CCC"/>
    <w:rsid w:val="00214C21"/>
    <w:rsid w:val="0021533C"/>
    <w:rsid w:val="002176F3"/>
    <w:rsid w:val="00221549"/>
    <w:rsid w:val="002218FD"/>
    <w:rsid w:val="002224F6"/>
    <w:rsid w:val="00222AF9"/>
    <w:rsid w:val="00230489"/>
    <w:rsid w:val="00231123"/>
    <w:rsid w:val="00234CC9"/>
    <w:rsid w:val="0023592B"/>
    <w:rsid w:val="0023608F"/>
    <w:rsid w:val="002362A6"/>
    <w:rsid w:val="00237EDA"/>
    <w:rsid w:val="00240A32"/>
    <w:rsid w:val="002414D3"/>
    <w:rsid w:val="00241D1E"/>
    <w:rsid w:val="002424DD"/>
    <w:rsid w:val="002428C8"/>
    <w:rsid w:val="00242FEB"/>
    <w:rsid w:val="0024357D"/>
    <w:rsid w:val="00243C75"/>
    <w:rsid w:val="00243DA9"/>
    <w:rsid w:val="002448D9"/>
    <w:rsid w:val="0024569C"/>
    <w:rsid w:val="00250074"/>
    <w:rsid w:val="00250A3E"/>
    <w:rsid w:val="00250DF3"/>
    <w:rsid w:val="00251594"/>
    <w:rsid w:val="00251934"/>
    <w:rsid w:val="002528F8"/>
    <w:rsid w:val="002532D0"/>
    <w:rsid w:val="00254D59"/>
    <w:rsid w:val="00254EF4"/>
    <w:rsid w:val="00256674"/>
    <w:rsid w:val="00256984"/>
    <w:rsid w:val="00256BF0"/>
    <w:rsid w:val="002570C7"/>
    <w:rsid w:val="00257393"/>
    <w:rsid w:val="00257AB9"/>
    <w:rsid w:val="002603B0"/>
    <w:rsid w:val="00261504"/>
    <w:rsid w:val="00261868"/>
    <w:rsid w:val="00261953"/>
    <w:rsid w:val="00261AF1"/>
    <w:rsid w:val="00262511"/>
    <w:rsid w:val="00262C2F"/>
    <w:rsid w:val="00263103"/>
    <w:rsid w:val="002638B8"/>
    <w:rsid w:val="002639A8"/>
    <w:rsid w:val="002658F4"/>
    <w:rsid w:val="0026709D"/>
    <w:rsid w:val="00271037"/>
    <w:rsid w:val="00273E67"/>
    <w:rsid w:val="002744A0"/>
    <w:rsid w:val="00274D3A"/>
    <w:rsid w:val="002754A9"/>
    <w:rsid w:val="00275668"/>
    <w:rsid w:val="00275AD9"/>
    <w:rsid w:val="002770FA"/>
    <w:rsid w:val="002778DC"/>
    <w:rsid w:val="00280681"/>
    <w:rsid w:val="00280923"/>
    <w:rsid w:val="0028103F"/>
    <w:rsid w:val="002826D5"/>
    <w:rsid w:val="00282A14"/>
    <w:rsid w:val="00282DB2"/>
    <w:rsid w:val="00284A61"/>
    <w:rsid w:val="00284B79"/>
    <w:rsid w:val="00284E0E"/>
    <w:rsid w:val="00285EFD"/>
    <w:rsid w:val="00286219"/>
    <w:rsid w:val="00286956"/>
    <w:rsid w:val="00290AC0"/>
    <w:rsid w:val="00291B4F"/>
    <w:rsid w:val="00291D7E"/>
    <w:rsid w:val="00291F8B"/>
    <w:rsid w:val="00292218"/>
    <w:rsid w:val="0029334F"/>
    <w:rsid w:val="00295CA0"/>
    <w:rsid w:val="00296446"/>
    <w:rsid w:val="002973B4"/>
    <w:rsid w:val="002978A4"/>
    <w:rsid w:val="002A1071"/>
    <w:rsid w:val="002A1620"/>
    <w:rsid w:val="002A1A4B"/>
    <w:rsid w:val="002A2CA1"/>
    <w:rsid w:val="002A4E82"/>
    <w:rsid w:val="002A761D"/>
    <w:rsid w:val="002B1167"/>
    <w:rsid w:val="002B27E7"/>
    <w:rsid w:val="002B349C"/>
    <w:rsid w:val="002B4076"/>
    <w:rsid w:val="002B4126"/>
    <w:rsid w:val="002B4C2C"/>
    <w:rsid w:val="002B586B"/>
    <w:rsid w:val="002B59AB"/>
    <w:rsid w:val="002C1CAC"/>
    <w:rsid w:val="002C201C"/>
    <w:rsid w:val="002C2B62"/>
    <w:rsid w:val="002C3434"/>
    <w:rsid w:val="002C4FCB"/>
    <w:rsid w:val="002C582F"/>
    <w:rsid w:val="002C7749"/>
    <w:rsid w:val="002D1A22"/>
    <w:rsid w:val="002D4826"/>
    <w:rsid w:val="002D5CA4"/>
    <w:rsid w:val="002E06C5"/>
    <w:rsid w:val="002E251A"/>
    <w:rsid w:val="002E3070"/>
    <w:rsid w:val="002E3A5A"/>
    <w:rsid w:val="002E609F"/>
    <w:rsid w:val="002E69CC"/>
    <w:rsid w:val="002E71C0"/>
    <w:rsid w:val="002E7C26"/>
    <w:rsid w:val="002F155D"/>
    <w:rsid w:val="002F1D53"/>
    <w:rsid w:val="002F296F"/>
    <w:rsid w:val="002F2B7A"/>
    <w:rsid w:val="002F4117"/>
    <w:rsid w:val="002F4430"/>
    <w:rsid w:val="002F6796"/>
    <w:rsid w:val="00300061"/>
    <w:rsid w:val="00301D52"/>
    <w:rsid w:val="00301FFC"/>
    <w:rsid w:val="003031EE"/>
    <w:rsid w:val="0030321A"/>
    <w:rsid w:val="0030374E"/>
    <w:rsid w:val="00305401"/>
    <w:rsid w:val="0030570A"/>
    <w:rsid w:val="00305A79"/>
    <w:rsid w:val="00307C0A"/>
    <w:rsid w:val="00311A82"/>
    <w:rsid w:val="00311C98"/>
    <w:rsid w:val="00311D85"/>
    <w:rsid w:val="00312732"/>
    <w:rsid w:val="003139B0"/>
    <w:rsid w:val="00314702"/>
    <w:rsid w:val="00315F78"/>
    <w:rsid w:val="00317262"/>
    <w:rsid w:val="003178B9"/>
    <w:rsid w:val="00317AC3"/>
    <w:rsid w:val="00323163"/>
    <w:rsid w:val="00323178"/>
    <w:rsid w:val="00323F94"/>
    <w:rsid w:val="00324CBB"/>
    <w:rsid w:val="00331451"/>
    <w:rsid w:val="00332067"/>
    <w:rsid w:val="00332618"/>
    <w:rsid w:val="00332A83"/>
    <w:rsid w:val="003343B1"/>
    <w:rsid w:val="0033577C"/>
    <w:rsid w:val="00335B06"/>
    <w:rsid w:val="00336444"/>
    <w:rsid w:val="00337257"/>
    <w:rsid w:val="00337654"/>
    <w:rsid w:val="00337ED6"/>
    <w:rsid w:val="00340892"/>
    <w:rsid w:val="0034217E"/>
    <w:rsid w:val="003424BC"/>
    <w:rsid w:val="00343501"/>
    <w:rsid w:val="00346348"/>
    <w:rsid w:val="003466B3"/>
    <w:rsid w:val="00347468"/>
    <w:rsid w:val="00354F0B"/>
    <w:rsid w:val="00354F96"/>
    <w:rsid w:val="003562B6"/>
    <w:rsid w:val="00357038"/>
    <w:rsid w:val="00357EE2"/>
    <w:rsid w:val="00363313"/>
    <w:rsid w:val="00365C55"/>
    <w:rsid w:val="00365EBD"/>
    <w:rsid w:val="00365F69"/>
    <w:rsid w:val="0036691C"/>
    <w:rsid w:val="00367B58"/>
    <w:rsid w:val="00367D67"/>
    <w:rsid w:val="0037282B"/>
    <w:rsid w:val="003746F0"/>
    <w:rsid w:val="003751CC"/>
    <w:rsid w:val="003755DA"/>
    <w:rsid w:val="00375FA9"/>
    <w:rsid w:val="00380AC3"/>
    <w:rsid w:val="00380EAD"/>
    <w:rsid w:val="00381D30"/>
    <w:rsid w:val="00382125"/>
    <w:rsid w:val="00382F89"/>
    <w:rsid w:val="00384E74"/>
    <w:rsid w:val="00385B33"/>
    <w:rsid w:val="00390CD7"/>
    <w:rsid w:val="00391EDC"/>
    <w:rsid w:val="0039355B"/>
    <w:rsid w:val="00393B8A"/>
    <w:rsid w:val="00395424"/>
    <w:rsid w:val="0039658C"/>
    <w:rsid w:val="003A1D01"/>
    <w:rsid w:val="003A3EC8"/>
    <w:rsid w:val="003A4477"/>
    <w:rsid w:val="003A5AD4"/>
    <w:rsid w:val="003B1A83"/>
    <w:rsid w:val="003B25F0"/>
    <w:rsid w:val="003B2B72"/>
    <w:rsid w:val="003B3BE5"/>
    <w:rsid w:val="003B443F"/>
    <w:rsid w:val="003B4B8E"/>
    <w:rsid w:val="003B5F83"/>
    <w:rsid w:val="003B672B"/>
    <w:rsid w:val="003B6D64"/>
    <w:rsid w:val="003C044F"/>
    <w:rsid w:val="003C0891"/>
    <w:rsid w:val="003C24F3"/>
    <w:rsid w:val="003C25AC"/>
    <w:rsid w:val="003C2A4D"/>
    <w:rsid w:val="003C2C88"/>
    <w:rsid w:val="003C34DF"/>
    <w:rsid w:val="003C4937"/>
    <w:rsid w:val="003C577C"/>
    <w:rsid w:val="003C5D93"/>
    <w:rsid w:val="003C6097"/>
    <w:rsid w:val="003C637E"/>
    <w:rsid w:val="003D2C1C"/>
    <w:rsid w:val="003D4E45"/>
    <w:rsid w:val="003D5EE9"/>
    <w:rsid w:val="003D73BF"/>
    <w:rsid w:val="003E0A35"/>
    <w:rsid w:val="003E0D95"/>
    <w:rsid w:val="003E53FC"/>
    <w:rsid w:val="003E67FC"/>
    <w:rsid w:val="003E6CFB"/>
    <w:rsid w:val="003F0E85"/>
    <w:rsid w:val="003F0ED0"/>
    <w:rsid w:val="003F5741"/>
    <w:rsid w:val="003F6233"/>
    <w:rsid w:val="003F7723"/>
    <w:rsid w:val="00402BAF"/>
    <w:rsid w:val="004035FF"/>
    <w:rsid w:val="004047A4"/>
    <w:rsid w:val="00404DED"/>
    <w:rsid w:val="00406518"/>
    <w:rsid w:val="004065A4"/>
    <w:rsid w:val="00406711"/>
    <w:rsid w:val="00406BBF"/>
    <w:rsid w:val="0040794E"/>
    <w:rsid w:val="00407C62"/>
    <w:rsid w:val="00410201"/>
    <w:rsid w:val="00410D38"/>
    <w:rsid w:val="0041108B"/>
    <w:rsid w:val="00412C28"/>
    <w:rsid w:val="004131DD"/>
    <w:rsid w:val="00414219"/>
    <w:rsid w:val="00414696"/>
    <w:rsid w:val="004154AF"/>
    <w:rsid w:val="00415D98"/>
    <w:rsid w:val="00417616"/>
    <w:rsid w:val="0041781D"/>
    <w:rsid w:val="0042078C"/>
    <w:rsid w:val="00421E76"/>
    <w:rsid w:val="00422900"/>
    <w:rsid w:val="00423A8B"/>
    <w:rsid w:val="00425122"/>
    <w:rsid w:val="00425CB8"/>
    <w:rsid w:val="00430AF7"/>
    <w:rsid w:val="0043101C"/>
    <w:rsid w:val="00431CC5"/>
    <w:rsid w:val="00433665"/>
    <w:rsid w:val="0043528F"/>
    <w:rsid w:val="00435884"/>
    <w:rsid w:val="00436155"/>
    <w:rsid w:val="004361F0"/>
    <w:rsid w:val="0043628F"/>
    <w:rsid w:val="00437024"/>
    <w:rsid w:val="004373B1"/>
    <w:rsid w:val="0043772E"/>
    <w:rsid w:val="0043783F"/>
    <w:rsid w:val="00437FCF"/>
    <w:rsid w:val="00441F6D"/>
    <w:rsid w:val="00444E55"/>
    <w:rsid w:val="00445405"/>
    <w:rsid w:val="00445FDE"/>
    <w:rsid w:val="00446CBF"/>
    <w:rsid w:val="004519C8"/>
    <w:rsid w:val="0045257E"/>
    <w:rsid w:val="00452FDB"/>
    <w:rsid w:val="00454774"/>
    <w:rsid w:val="004557BB"/>
    <w:rsid w:val="00456FCE"/>
    <w:rsid w:val="00456FE6"/>
    <w:rsid w:val="00457E44"/>
    <w:rsid w:val="00460C14"/>
    <w:rsid w:val="004632F8"/>
    <w:rsid w:val="00463EBB"/>
    <w:rsid w:val="00471AD1"/>
    <w:rsid w:val="004757D1"/>
    <w:rsid w:val="00477C29"/>
    <w:rsid w:val="00485BD8"/>
    <w:rsid w:val="00487A06"/>
    <w:rsid w:val="004905B0"/>
    <w:rsid w:val="0049214A"/>
    <w:rsid w:val="00492467"/>
    <w:rsid w:val="00495B61"/>
    <w:rsid w:val="00496AC5"/>
    <w:rsid w:val="00496EFA"/>
    <w:rsid w:val="00497E30"/>
    <w:rsid w:val="004A4616"/>
    <w:rsid w:val="004A4B57"/>
    <w:rsid w:val="004A5690"/>
    <w:rsid w:val="004A56EA"/>
    <w:rsid w:val="004A6E59"/>
    <w:rsid w:val="004A7F39"/>
    <w:rsid w:val="004B061B"/>
    <w:rsid w:val="004B298D"/>
    <w:rsid w:val="004B3160"/>
    <w:rsid w:val="004B6187"/>
    <w:rsid w:val="004B61EC"/>
    <w:rsid w:val="004C3E68"/>
    <w:rsid w:val="004C4547"/>
    <w:rsid w:val="004C4551"/>
    <w:rsid w:val="004C49E1"/>
    <w:rsid w:val="004C5300"/>
    <w:rsid w:val="004C6176"/>
    <w:rsid w:val="004C6CAF"/>
    <w:rsid w:val="004C7006"/>
    <w:rsid w:val="004C71E4"/>
    <w:rsid w:val="004C7454"/>
    <w:rsid w:val="004C776A"/>
    <w:rsid w:val="004C7F41"/>
    <w:rsid w:val="004C7FE5"/>
    <w:rsid w:val="004D6232"/>
    <w:rsid w:val="004D67B9"/>
    <w:rsid w:val="004D7CF0"/>
    <w:rsid w:val="004D7D86"/>
    <w:rsid w:val="004E34E3"/>
    <w:rsid w:val="004E45B6"/>
    <w:rsid w:val="004E58F4"/>
    <w:rsid w:val="004E5E0D"/>
    <w:rsid w:val="004E6C7D"/>
    <w:rsid w:val="004F13C3"/>
    <w:rsid w:val="004F18A0"/>
    <w:rsid w:val="004F1ED7"/>
    <w:rsid w:val="004F40FF"/>
    <w:rsid w:val="004F4310"/>
    <w:rsid w:val="004F5478"/>
    <w:rsid w:val="004F607F"/>
    <w:rsid w:val="004F647F"/>
    <w:rsid w:val="004F6E1D"/>
    <w:rsid w:val="004F77AD"/>
    <w:rsid w:val="005016F5"/>
    <w:rsid w:val="00501710"/>
    <w:rsid w:val="00502050"/>
    <w:rsid w:val="005036CF"/>
    <w:rsid w:val="0050392A"/>
    <w:rsid w:val="005054AC"/>
    <w:rsid w:val="005054DD"/>
    <w:rsid w:val="00506746"/>
    <w:rsid w:val="00510C93"/>
    <w:rsid w:val="00510D1C"/>
    <w:rsid w:val="00512BA3"/>
    <w:rsid w:val="00512E6F"/>
    <w:rsid w:val="00514728"/>
    <w:rsid w:val="00514BCE"/>
    <w:rsid w:val="00515FA8"/>
    <w:rsid w:val="005161F1"/>
    <w:rsid w:val="005176A3"/>
    <w:rsid w:val="00520718"/>
    <w:rsid w:val="00520C68"/>
    <w:rsid w:val="00521ACF"/>
    <w:rsid w:val="00521E9E"/>
    <w:rsid w:val="00522070"/>
    <w:rsid w:val="0052399A"/>
    <w:rsid w:val="00524D2B"/>
    <w:rsid w:val="00525CA7"/>
    <w:rsid w:val="0052630F"/>
    <w:rsid w:val="00527ECA"/>
    <w:rsid w:val="00530727"/>
    <w:rsid w:val="00530B7B"/>
    <w:rsid w:val="00530C05"/>
    <w:rsid w:val="0053129B"/>
    <w:rsid w:val="00531B36"/>
    <w:rsid w:val="005327B3"/>
    <w:rsid w:val="00532CB4"/>
    <w:rsid w:val="005337EC"/>
    <w:rsid w:val="00534498"/>
    <w:rsid w:val="00535E88"/>
    <w:rsid w:val="00537795"/>
    <w:rsid w:val="005406AE"/>
    <w:rsid w:val="00544614"/>
    <w:rsid w:val="00544E73"/>
    <w:rsid w:val="00545EE4"/>
    <w:rsid w:val="00546F99"/>
    <w:rsid w:val="005471D4"/>
    <w:rsid w:val="00547CFA"/>
    <w:rsid w:val="00550C94"/>
    <w:rsid w:val="0055308D"/>
    <w:rsid w:val="00553B30"/>
    <w:rsid w:val="005544FA"/>
    <w:rsid w:val="00554E8E"/>
    <w:rsid w:val="005558FA"/>
    <w:rsid w:val="00555BF1"/>
    <w:rsid w:val="00556C1C"/>
    <w:rsid w:val="0055796D"/>
    <w:rsid w:val="0056113D"/>
    <w:rsid w:val="00563442"/>
    <w:rsid w:val="00564692"/>
    <w:rsid w:val="00564A4B"/>
    <w:rsid w:val="005665C6"/>
    <w:rsid w:val="00566670"/>
    <w:rsid w:val="005679EB"/>
    <w:rsid w:val="0057144C"/>
    <w:rsid w:val="00571C2F"/>
    <w:rsid w:val="00572478"/>
    <w:rsid w:val="00572855"/>
    <w:rsid w:val="005731ED"/>
    <w:rsid w:val="005739F1"/>
    <w:rsid w:val="0057539A"/>
    <w:rsid w:val="005762D6"/>
    <w:rsid w:val="00577056"/>
    <w:rsid w:val="00580094"/>
    <w:rsid w:val="005801E4"/>
    <w:rsid w:val="00580D5A"/>
    <w:rsid w:val="00581E75"/>
    <w:rsid w:val="00585734"/>
    <w:rsid w:val="00586699"/>
    <w:rsid w:val="0058670D"/>
    <w:rsid w:val="005900C8"/>
    <w:rsid w:val="0059046C"/>
    <w:rsid w:val="00590C3E"/>
    <w:rsid w:val="00590DC9"/>
    <w:rsid w:val="005941E4"/>
    <w:rsid w:val="005941E7"/>
    <w:rsid w:val="00594306"/>
    <w:rsid w:val="00594D43"/>
    <w:rsid w:val="00596562"/>
    <w:rsid w:val="005970F6"/>
    <w:rsid w:val="005A09D7"/>
    <w:rsid w:val="005A2544"/>
    <w:rsid w:val="005A3F49"/>
    <w:rsid w:val="005A4B93"/>
    <w:rsid w:val="005A5F22"/>
    <w:rsid w:val="005A61C3"/>
    <w:rsid w:val="005A63D3"/>
    <w:rsid w:val="005A68BC"/>
    <w:rsid w:val="005A7FD0"/>
    <w:rsid w:val="005B0870"/>
    <w:rsid w:val="005B2F9F"/>
    <w:rsid w:val="005B3A8D"/>
    <w:rsid w:val="005B5701"/>
    <w:rsid w:val="005B6CC2"/>
    <w:rsid w:val="005C44FB"/>
    <w:rsid w:val="005C5463"/>
    <w:rsid w:val="005C5965"/>
    <w:rsid w:val="005C6190"/>
    <w:rsid w:val="005C677D"/>
    <w:rsid w:val="005C7DB0"/>
    <w:rsid w:val="005D0538"/>
    <w:rsid w:val="005D0A5E"/>
    <w:rsid w:val="005D1CAF"/>
    <w:rsid w:val="005D25D6"/>
    <w:rsid w:val="005D4498"/>
    <w:rsid w:val="005D4C58"/>
    <w:rsid w:val="005D5C48"/>
    <w:rsid w:val="005D6D6A"/>
    <w:rsid w:val="005D7733"/>
    <w:rsid w:val="005E3AF7"/>
    <w:rsid w:val="005E3BB3"/>
    <w:rsid w:val="005E4928"/>
    <w:rsid w:val="005E4E99"/>
    <w:rsid w:val="005E55D9"/>
    <w:rsid w:val="005E6513"/>
    <w:rsid w:val="005E657A"/>
    <w:rsid w:val="005F0693"/>
    <w:rsid w:val="005F08AD"/>
    <w:rsid w:val="005F0936"/>
    <w:rsid w:val="005F15AC"/>
    <w:rsid w:val="005F2599"/>
    <w:rsid w:val="005F2E6A"/>
    <w:rsid w:val="005F383D"/>
    <w:rsid w:val="005F53C3"/>
    <w:rsid w:val="005F756B"/>
    <w:rsid w:val="00600BDE"/>
    <w:rsid w:val="006017D9"/>
    <w:rsid w:val="00602582"/>
    <w:rsid w:val="00602F23"/>
    <w:rsid w:val="00603E7B"/>
    <w:rsid w:val="0060649E"/>
    <w:rsid w:val="00607C71"/>
    <w:rsid w:val="0061007E"/>
    <w:rsid w:val="00611F29"/>
    <w:rsid w:val="0061436C"/>
    <w:rsid w:val="0061790A"/>
    <w:rsid w:val="00617A53"/>
    <w:rsid w:val="00620191"/>
    <w:rsid w:val="00620732"/>
    <w:rsid w:val="0062333D"/>
    <w:rsid w:val="00623AA5"/>
    <w:rsid w:val="00623DA9"/>
    <w:rsid w:val="0062470C"/>
    <w:rsid w:val="006248FB"/>
    <w:rsid w:val="00624BCE"/>
    <w:rsid w:val="006255EF"/>
    <w:rsid w:val="00625AEA"/>
    <w:rsid w:val="006270AE"/>
    <w:rsid w:val="006279B0"/>
    <w:rsid w:val="006303CD"/>
    <w:rsid w:val="0063256F"/>
    <w:rsid w:val="00635937"/>
    <w:rsid w:val="00635E75"/>
    <w:rsid w:val="00637218"/>
    <w:rsid w:val="00642F54"/>
    <w:rsid w:val="006432C3"/>
    <w:rsid w:val="0064363D"/>
    <w:rsid w:val="00646148"/>
    <w:rsid w:val="00650853"/>
    <w:rsid w:val="00651C03"/>
    <w:rsid w:val="00652C93"/>
    <w:rsid w:val="00654372"/>
    <w:rsid w:val="00655211"/>
    <w:rsid w:val="006552FA"/>
    <w:rsid w:val="006567EF"/>
    <w:rsid w:val="006570B0"/>
    <w:rsid w:val="00660130"/>
    <w:rsid w:val="00661B28"/>
    <w:rsid w:val="006624D3"/>
    <w:rsid w:val="0066715A"/>
    <w:rsid w:val="00670D24"/>
    <w:rsid w:val="00672838"/>
    <w:rsid w:val="00672A85"/>
    <w:rsid w:val="006730C9"/>
    <w:rsid w:val="00673CD8"/>
    <w:rsid w:val="00677E3E"/>
    <w:rsid w:val="00680A35"/>
    <w:rsid w:val="00681675"/>
    <w:rsid w:val="00682BF0"/>
    <w:rsid w:val="00686548"/>
    <w:rsid w:val="006869B2"/>
    <w:rsid w:val="00686B1E"/>
    <w:rsid w:val="006873B8"/>
    <w:rsid w:val="006946B7"/>
    <w:rsid w:val="00694740"/>
    <w:rsid w:val="00696383"/>
    <w:rsid w:val="006975E1"/>
    <w:rsid w:val="006A1470"/>
    <w:rsid w:val="006A24F5"/>
    <w:rsid w:val="006A28DA"/>
    <w:rsid w:val="006A4009"/>
    <w:rsid w:val="006A42FC"/>
    <w:rsid w:val="006A4B4B"/>
    <w:rsid w:val="006A578C"/>
    <w:rsid w:val="006A7E3B"/>
    <w:rsid w:val="006A7F7B"/>
    <w:rsid w:val="006B158F"/>
    <w:rsid w:val="006B23FE"/>
    <w:rsid w:val="006B3B93"/>
    <w:rsid w:val="006B55B6"/>
    <w:rsid w:val="006B6EE0"/>
    <w:rsid w:val="006B7A8C"/>
    <w:rsid w:val="006C052A"/>
    <w:rsid w:val="006C1198"/>
    <w:rsid w:val="006C21A4"/>
    <w:rsid w:val="006C29F4"/>
    <w:rsid w:val="006C3AC5"/>
    <w:rsid w:val="006C4694"/>
    <w:rsid w:val="006C648F"/>
    <w:rsid w:val="006C705F"/>
    <w:rsid w:val="006C7E88"/>
    <w:rsid w:val="006D0D21"/>
    <w:rsid w:val="006D4BBD"/>
    <w:rsid w:val="006D502F"/>
    <w:rsid w:val="006D5039"/>
    <w:rsid w:val="006D5CF4"/>
    <w:rsid w:val="006D686C"/>
    <w:rsid w:val="006E02D1"/>
    <w:rsid w:val="006E03C5"/>
    <w:rsid w:val="006E10FB"/>
    <w:rsid w:val="006E126A"/>
    <w:rsid w:val="006E46A7"/>
    <w:rsid w:val="006E5FC6"/>
    <w:rsid w:val="006E7E4B"/>
    <w:rsid w:val="006F2427"/>
    <w:rsid w:val="006F257A"/>
    <w:rsid w:val="006F2D30"/>
    <w:rsid w:val="006F3290"/>
    <w:rsid w:val="006F35A6"/>
    <w:rsid w:val="006F3970"/>
    <w:rsid w:val="006F4262"/>
    <w:rsid w:val="006F4426"/>
    <w:rsid w:val="006F4BF5"/>
    <w:rsid w:val="006F77BE"/>
    <w:rsid w:val="0070009A"/>
    <w:rsid w:val="00700750"/>
    <w:rsid w:val="00700921"/>
    <w:rsid w:val="00701C0F"/>
    <w:rsid w:val="00702E02"/>
    <w:rsid w:val="007035A8"/>
    <w:rsid w:val="00703648"/>
    <w:rsid w:val="00703AE0"/>
    <w:rsid w:val="00705143"/>
    <w:rsid w:val="00706BDC"/>
    <w:rsid w:val="00707730"/>
    <w:rsid w:val="007106D4"/>
    <w:rsid w:val="00713666"/>
    <w:rsid w:val="00714662"/>
    <w:rsid w:val="007149A1"/>
    <w:rsid w:val="00714E0E"/>
    <w:rsid w:val="00717B70"/>
    <w:rsid w:val="00717C6F"/>
    <w:rsid w:val="00717D85"/>
    <w:rsid w:val="00720B60"/>
    <w:rsid w:val="00722395"/>
    <w:rsid w:val="00724FB0"/>
    <w:rsid w:val="007255FD"/>
    <w:rsid w:val="007255FF"/>
    <w:rsid w:val="007264D1"/>
    <w:rsid w:val="00727538"/>
    <w:rsid w:val="00727D48"/>
    <w:rsid w:val="0073216B"/>
    <w:rsid w:val="00733158"/>
    <w:rsid w:val="007338E0"/>
    <w:rsid w:val="00733BB8"/>
    <w:rsid w:val="00733EB0"/>
    <w:rsid w:val="00735C83"/>
    <w:rsid w:val="00736A68"/>
    <w:rsid w:val="007370F6"/>
    <w:rsid w:val="007372B3"/>
    <w:rsid w:val="00737E4B"/>
    <w:rsid w:val="00742D0F"/>
    <w:rsid w:val="00743397"/>
    <w:rsid w:val="0074564D"/>
    <w:rsid w:val="00746997"/>
    <w:rsid w:val="0074734F"/>
    <w:rsid w:val="00750E22"/>
    <w:rsid w:val="0075149C"/>
    <w:rsid w:val="0075209C"/>
    <w:rsid w:val="00752BDF"/>
    <w:rsid w:val="007541D0"/>
    <w:rsid w:val="00757315"/>
    <w:rsid w:val="00757DB4"/>
    <w:rsid w:val="0076008D"/>
    <w:rsid w:val="00760457"/>
    <w:rsid w:val="00762872"/>
    <w:rsid w:val="007629F8"/>
    <w:rsid w:val="0076505E"/>
    <w:rsid w:val="007711B9"/>
    <w:rsid w:val="00772B00"/>
    <w:rsid w:val="0077373C"/>
    <w:rsid w:val="00774FFC"/>
    <w:rsid w:val="0077600D"/>
    <w:rsid w:val="00780022"/>
    <w:rsid w:val="007809A8"/>
    <w:rsid w:val="00780B79"/>
    <w:rsid w:val="007818FA"/>
    <w:rsid w:val="0078260E"/>
    <w:rsid w:val="00782C4F"/>
    <w:rsid w:val="00785968"/>
    <w:rsid w:val="007872A6"/>
    <w:rsid w:val="00787CA0"/>
    <w:rsid w:val="00790165"/>
    <w:rsid w:val="007918BA"/>
    <w:rsid w:val="00793621"/>
    <w:rsid w:val="00793FB8"/>
    <w:rsid w:val="00794BAD"/>
    <w:rsid w:val="00795303"/>
    <w:rsid w:val="007A0D45"/>
    <w:rsid w:val="007A194F"/>
    <w:rsid w:val="007A2F0A"/>
    <w:rsid w:val="007A3B10"/>
    <w:rsid w:val="007A68E8"/>
    <w:rsid w:val="007A6BDB"/>
    <w:rsid w:val="007B63D9"/>
    <w:rsid w:val="007B78AA"/>
    <w:rsid w:val="007B7D27"/>
    <w:rsid w:val="007C0A44"/>
    <w:rsid w:val="007C0F39"/>
    <w:rsid w:val="007C2F2A"/>
    <w:rsid w:val="007C3340"/>
    <w:rsid w:val="007C4074"/>
    <w:rsid w:val="007D0784"/>
    <w:rsid w:val="007D0C47"/>
    <w:rsid w:val="007D0FA4"/>
    <w:rsid w:val="007D24F7"/>
    <w:rsid w:val="007D3E2B"/>
    <w:rsid w:val="007D4201"/>
    <w:rsid w:val="007D4F3F"/>
    <w:rsid w:val="007D56D2"/>
    <w:rsid w:val="007D60B8"/>
    <w:rsid w:val="007D6522"/>
    <w:rsid w:val="007D6A39"/>
    <w:rsid w:val="007E1769"/>
    <w:rsid w:val="007E2210"/>
    <w:rsid w:val="007E277E"/>
    <w:rsid w:val="007E33BA"/>
    <w:rsid w:val="007E343E"/>
    <w:rsid w:val="007E4754"/>
    <w:rsid w:val="007E4AA4"/>
    <w:rsid w:val="007E6172"/>
    <w:rsid w:val="007E72C3"/>
    <w:rsid w:val="007E7E87"/>
    <w:rsid w:val="007F04A2"/>
    <w:rsid w:val="007F09AF"/>
    <w:rsid w:val="007F116A"/>
    <w:rsid w:val="007F350E"/>
    <w:rsid w:val="007F3B9D"/>
    <w:rsid w:val="007F4037"/>
    <w:rsid w:val="007F60BA"/>
    <w:rsid w:val="007F65ED"/>
    <w:rsid w:val="007F6E88"/>
    <w:rsid w:val="007F7E6A"/>
    <w:rsid w:val="008004C3"/>
    <w:rsid w:val="00801ED3"/>
    <w:rsid w:val="00804815"/>
    <w:rsid w:val="00805CC8"/>
    <w:rsid w:val="00806FC9"/>
    <w:rsid w:val="0080787D"/>
    <w:rsid w:val="00807AF1"/>
    <w:rsid w:val="00811298"/>
    <w:rsid w:val="008117D9"/>
    <w:rsid w:val="00812772"/>
    <w:rsid w:val="00812CE7"/>
    <w:rsid w:val="00816151"/>
    <w:rsid w:val="008166F4"/>
    <w:rsid w:val="008204A4"/>
    <w:rsid w:val="00820CF2"/>
    <w:rsid w:val="0082199B"/>
    <w:rsid w:val="008240DA"/>
    <w:rsid w:val="00824B72"/>
    <w:rsid w:val="00825E47"/>
    <w:rsid w:val="00827408"/>
    <w:rsid w:val="00827759"/>
    <w:rsid w:val="00827D51"/>
    <w:rsid w:val="008317F8"/>
    <w:rsid w:val="0083285F"/>
    <w:rsid w:val="00832920"/>
    <w:rsid w:val="00833B08"/>
    <w:rsid w:val="0083528E"/>
    <w:rsid w:val="008357A2"/>
    <w:rsid w:val="00837787"/>
    <w:rsid w:val="00840061"/>
    <w:rsid w:val="00840987"/>
    <w:rsid w:val="008412DA"/>
    <w:rsid w:val="00841D38"/>
    <w:rsid w:val="00842864"/>
    <w:rsid w:val="00842CF0"/>
    <w:rsid w:val="0084405D"/>
    <w:rsid w:val="008444B9"/>
    <w:rsid w:val="00845127"/>
    <w:rsid w:val="00846082"/>
    <w:rsid w:val="00846D02"/>
    <w:rsid w:val="00850D82"/>
    <w:rsid w:val="008510C6"/>
    <w:rsid w:val="00852B41"/>
    <w:rsid w:val="00852D26"/>
    <w:rsid w:val="00855121"/>
    <w:rsid w:val="00855162"/>
    <w:rsid w:val="00856FDB"/>
    <w:rsid w:val="00857288"/>
    <w:rsid w:val="00857CD2"/>
    <w:rsid w:val="00860933"/>
    <w:rsid w:val="00860F02"/>
    <w:rsid w:val="0086306F"/>
    <w:rsid w:val="008630CB"/>
    <w:rsid w:val="00864881"/>
    <w:rsid w:val="008653C8"/>
    <w:rsid w:val="00865E32"/>
    <w:rsid w:val="00866C9A"/>
    <w:rsid w:val="008671FD"/>
    <w:rsid w:val="008676D0"/>
    <w:rsid w:val="00867A58"/>
    <w:rsid w:val="00870F20"/>
    <w:rsid w:val="0087206E"/>
    <w:rsid w:val="008725B9"/>
    <w:rsid w:val="0087277B"/>
    <w:rsid w:val="00877228"/>
    <w:rsid w:val="00881F43"/>
    <w:rsid w:val="008824D8"/>
    <w:rsid w:val="0088270A"/>
    <w:rsid w:val="00884151"/>
    <w:rsid w:val="008852AD"/>
    <w:rsid w:val="00885B62"/>
    <w:rsid w:val="00885E3A"/>
    <w:rsid w:val="008862BA"/>
    <w:rsid w:val="0088764D"/>
    <w:rsid w:val="008923D7"/>
    <w:rsid w:val="008931BF"/>
    <w:rsid w:val="0089339B"/>
    <w:rsid w:val="0089372E"/>
    <w:rsid w:val="00893E1F"/>
    <w:rsid w:val="008945C6"/>
    <w:rsid w:val="0089477C"/>
    <w:rsid w:val="00895DE9"/>
    <w:rsid w:val="008966C7"/>
    <w:rsid w:val="008A0D01"/>
    <w:rsid w:val="008A2556"/>
    <w:rsid w:val="008A2F70"/>
    <w:rsid w:val="008A63D7"/>
    <w:rsid w:val="008B1B06"/>
    <w:rsid w:val="008B22A6"/>
    <w:rsid w:val="008B459A"/>
    <w:rsid w:val="008B46E5"/>
    <w:rsid w:val="008B5261"/>
    <w:rsid w:val="008B52E4"/>
    <w:rsid w:val="008B5CB1"/>
    <w:rsid w:val="008B6216"/>
    <w:rsid w:val="008B69E7"/>
    <w:rsid w:val="008B6B8C"/>
    <w:rsid w:val="008B762A"/>
    <w:rsid w:val="008C0409"/>
    <w:rsid w:val="008C1558"/>
    <w:rsid w:val="008C2CC4"/>
    <w:rsid w:val="008C4501"/>
    <w:rsid w:val="008C4854"/>
    <w:rsid w:val="008C514A"/>
    <w:rsid w:val="008C5322"/>
    <w:rsid w:val="008C5A73"/>
    <w:rsid w:val="008C6937"/>
    <w:rsid w:val="008C71B1"/>
    <w:rsid w:val="008C7744"/>
    <w:rsid w:val="008C7DDA"/>
    <w:rsid w:val="008D08AE"/>
    <w:rsid w:val="008D1616"/>
    <w:rsid w:val="008D25E3"/>
    <w:rsid w:val="008D3215"/>
    <w:rsid w:val="008D3DC9"/>
    <w:rsid w:val="008D4FD4"/>
    <w:rsid w:val="008D6790"/>
    <w:rsid w:val="008D68DC"/>
    <w:rsid w:val="008D741D"/>
    <w:rsid w:val="008D7717"/>
    <w:rsid w:val="008D7840"/>
    <w:rsid w:val="008E0AC8"/>
    <w:rsid w:val="008E150E"/>
    <w:rsid w:val="008E1692"/>
    <w:rsid w:val="008E27FA"/>
    <w:rsid w:val="008E47BA"/>
    <w:rsid w:val="008E5090"/>
    <w:rsid w:val="008E696A"/>
    <w:rsid w:val="008E7F50"/>
    <w:rsid w:val="008F058C"/>
    <w:rsid w:val="008F34E6"/>
    <w:rsid w:val="008F3629"/>
    <w:rsid w:val="008F38F8"/>
    <w:rsid w:val="008F3DA2"/>
    <w:rsid w:val="008F729A"/>
    <w:rsid w:val="008F74E3"/>
    <w:rsid w:val="00900354"/>
    <w:rsid w:val="00900FE8"/>
    <w:rsid w:val="00901147"/>
    <w:rsid w:val="00903452"/>
    <w:rsid w:val="0090388B"/>
    <w:rsid w:val="00904D90"/>
    <w:rsid w:val="00906B1D"/>
    <w:rsid w:val="0091005A"/>
    <w:rsid w:val="00910895"/>
    <w:rsid w:val="00910A7B"/>
    <w:rsid w:val="00912DBA"/>
    <w:rsid w:val="00913980"/>
    <w:rsid w:val="00914E53"/>
    <w:rsid w:val="00917B2D"/>
    <w:rsid w:val="00920A9F"/>
    <w:rsid w:val="00924950"/>
    <w:rsid w:val="00925387"/>
    <w:rsid w:val="00925453"/>
    <w:rsid w:val="0092599F"/>
    <w:rsid w:val="00927620"/>
    <w:rsid w:val="00930324"/>
    <w:rsid w:val="009303AB"/>
    <w:rsid w:val="009303FB"/>
    <w:rsid w:val="0093086B"/>
    <w:rsid w:val="00930DA1"/>
    <w:rsid w:val="009313D7"/>
    <w:rsid w:val="00931721"/>
    <w:rsid w:val="00932167"/>
    <w:rsid w:val="009341A4"/>
    <w:rsid w:val="009341F2"/>
    <w:rsid w:val="0093444C"/>
    <w:rsid w:val="00936A7D"/>
    <w:rsid w:val="00936FA1"/>
    <w:rsid w:val="00940CA5"/>
    <w:rsid w:val="00941D33"/>
    <w:rsid w:val="009421B0"/>
    <w:rsid w:val="00944BA6"/>
    <w:rsid w:val="00945DD8"/>
    <w:rsid w:val="009469C7"/>
    <w:rsid w:val="0095001E"/>
    <w:rsid w:val="0095282D"/>
    <w:rsid w:val="009544D7"/>
    <w:rsid w:val="00956D64"/>
    <w:rsid w:val="009604BE"/>
    <w:rsid w:val="009604FE"/>
    <w:rsid w:val="00961306"/>
    <w:rsid w:val="009623AE"/>
    <w:rsid w:val="00964172"/>
    <w:rsid w:val="009641CF"/>
    <w:rsid w:val="00965BAB"/>
    <w:rsid w:val="009673CC"/>
    <w:rsid w:val="009676A1"/>
    <w:rsid w:val="00967885"/>
    <w:rsid w:val="0097006A"/>
    <w:rsid w:val="009712F2"/>
    <w:rsid w:val="00974421"/>
    <w:rsid w:val="00974E05"/>
    <w:rsid w:val="00975594"/>
    <w:rsid w:val="009800DD"/>
    <w:rsid w:val="00983DE2"/>
    <w:rsid w:val="00985BFB"/>
    <w:rsid w:val="00991981"/>
    <w:rsid w:val="009923D1"/>
    <w:rsid w:val="009923F4"/>
    <w:rsid w:val="009949B9"/>
    <w:rsid w:val="00997014"/>
    <w:rsid w:val="0099730B"/>
    <w:rsid w:val="009A0626"/>
    <w:rsid w:val="009A1066"/>
    <w:rsid w:val="009A1341"/>
    <w:rsid w:val="009A1ABC"/>
    <w:rsid w:val="009A2A07"/>
    <w:rsid w:val="009A523C"/>
    <w:rsid w:val="009A5F02"/>
    <w:rsid w:val="009B12CE"/>
    <w:rsid w:val="009B18DC"/>
    <w:rsid w:val="009B19C4"/>
    <w:rsid w:val="009B2009"/>
    <w:rsid w:val="009B2207"/>
    <w:rsid w:val="009B556B"/>
    <w:rsid w:val="009B7AE6"/>
    <w:rsid w:val="009C08F8"/>
    <w:rsid w:val="009C0CA3"/>
    <w:rsid w:val="009C1144"/>
    <w:rsid w:val="009C15B8"/>
    <w:rsid w:val="009C3431"/>
    <w:rsid w:val="009C578F"/>
    <w:rsid w:val="009C63B6"/>
    <w:rsid w:val="009C6CCF"/>
    <w:rsid w:val="009D09EF"/>
    <w:rsid w:val="009D0BBE"/>
    <w:rsid w:val="009D0DE9"/>
    <w:rsid w:val="009D1E72"/>
    <w:rsid w:val="009D276F"/>
    <w:rsid w:val="009D2C48"/>
    <w:rsid w:val="009D40FD"/>
    <w:rsid w:val="009D67C3"/>
    <w:rsid w:val="009D6E34"/>
    <w:rsid w:val="009D7EB5"/>
    <w:rsid w:val="009E2314"/>
    <w:rsid w:val="009E280A"/>
    <w:rsid w:val="009E3671"/>
    <w:rsid w:val="009E368F"/>
    <w:rsid w:val="009E3E36"/>
    <w:rsid w:val="009E4287"/>
    <w:rsid w:val="009E5044"/>
    <w:rsid w:val="009E575E"/>
    <w:rsid w:val="009E71A3"/>
    <w:rsid w:val="009F19AA"/>
    <w:rsid w:val="009F20A6"/>
    <w:rsid w:val="009F2A60"/>
    <w:rsid w:val="009F2DED"/>
    <w:rsid w:val="009F42E3"/>
    <w:rsid w:val="009F75A6"/>
    <w:rsid w:val="00A013DB"/>
    <w:rsid w:val="00A021F0"/>
    <w:rsid w:val="00A0348C"/>
    <w:rsid w:val="00A03DFD"/>
    <w:rsid w:val="00A05F9C"/>
    <w:rsid w:val="00A07C42"/>
    <w:rsid w:val="00A10B73"/>
    <w:rsid w:val="00A10DAA"/>
    <w:rsid w:val="00A11724"/>
    <w:rsid w:val="00A144E8"/>
    <w:rsid w:val="00A155C8"/>
    <w:rsid w:val="00A1639E"/>
    <w:rsid w:val="00A23169"/>
    <w:rsid w:val="00A26A91"/>
    <w:rsid w:val="00A26D30"/>
    <w:rsid w:val="00A26D72"/>
    <w:rsid w:val="00A27D63"/>
    <w:rsid w:val="00A31F05"/>
    <w:rsid w:val="00A32BAB"/>
    <w:rsid w:val="00A340EE"/>
    <w:rsid w:val="00A3469A"/>
    <w:rsid w:val="00A35C68"/>
    <w:rsid w:val="00A3690A"/>
    <w:rsid w:val="00A50133"/>
    <w:rsid w:val="00A51A65"/>
    <w:rsid w:val="00A525AE"/>
    <w:rsid w:val="00A54F59"/>
    <w:rsid w:val="00A55528"/>
    <w:rsid w:val="00A555E4"/>
    <w:rsid w:val="00A55EC7"/>
    <w:rsid w:val="00A5632F"/>
    <w:rsid w:val="00A5661E"/>
    <w:rsid w:val="00A577BF"/>
    <w:rsid w:val="00A6073B"/>
    <w:rsid w:val="00A6144C"/>
    <w:rsid w:val="00A61920"/>
    <w:rsid w:val="00A61B72"/>
    <w:rsid w:val="00A61FF5"/>
    <w:rsid w:val="00A62672"/>
    <w:rsid w:val="00A62CCE"/>
    <w:rsid w:val="00A63067"/>
    <w:rsid w:val="00A63143"/>
    <w:rsid w:val="00A638E2"/>
    <w:rsid w:val="00A64390"/>
    <w:rsid w:val="00A6461A"/>
    <w:rsid w:val="00A65458"/>
    <w:rsid w:val="00A65AF7"/>
    <w:rsid w:val="00A66B57"/>
    <w:rsid w:val="00A700B1"/>
    <w:rsid w:val="00A707D8"/>
    <w:rsid w:val="00A744F7"/>
    <w:rsid w:val="00A77896"/>
    <w:rsid w:val="00A81871"/>
    <w:rsid w:val="00A849C8"/>
    <w:rsid w:val="00A8634A"/>
    <w:rsid w:val="00A90BFE"/>
    <w:rsid w:val="00A90D70"/>
    <w:rsid w:val="00A918A7"/>
    <w:rsid w:val="00A927F9"/>
    <w:rsid w:val="00A93439"/>
    <w:rsid w:val="00A93805"/>
    <w:rsid w:val="00A95230"/>
    <w:rsid w:val="00A95620"/>
    <w:rsid w:val="00A9730F"/>
    <w:rsid w:val="00AA0C16"/>
    <w:rsid w:val="00AA275E"/>
    <w:rsid w:val="00AA4D0B"/>
    <w:rsid w:val="00AA578A"/>
    <w:rsid w:val="00AA57F8"/>
    <w:rsid w:val="00AA6CDA"/>
    <w:rsid w:val="00AA7F4D"/>
    <w:rsid w:val="00AB3441"/>
    <w:rsid w:val="00AB36DB"/>
    <w:rsid w:val="00AB5E4D"/>
    <w:rsid w:val="00AB5E8C"/>
    <w:rsid w:val="00AB6083"/>
    <w:rsid w:val="00AB7BC6"/>
    <w:rsid w:val="00AC1CF9"/>
    <w:rsid w:val="00AC2E8E"/>
    <w:rsid w:val="00AC3D4E"/>
    <w:rsid w:val="00AC3E8A"/>
    <w:rsid w:val="00AC4500"/>
    <w:rsid w:val="00AC4D60"/>
    <w:rsid w:val="00AC5FBA"/>
    <w:rsid w:val="00AC7916"/>
    <w:rsid w:val="00AD0312"/>
    <w:rsid w:val="00AD089F"/>
    <w:rsid w:val="00AD0D6C"/>
    <w:rsid w:val="00AD25F8"/>
    <w:rsid w:val="00AD2B08"/>
    <w:rsid w:val="00AD3DA1"/>
    <w:rsid w:val="00AD428C"/>
    <w:rsid w:val="00AD46B8"/>
    <w:rsid w:val="00AD5443"/>
    <w:rsid w:val="00AD7AEF"/>
    <w:rsid w:val="00AE0621"/>
    <w:rsid w:val="00AE0999"/>
    <w:rsid w:val="00AE188A"/>
    <w:rsid w:val="00AE1A6E"/>
    <w:rsid w:val="00AE266E"/>
    <w:rsid w:val="00AE4126"/>
    <w:rsid w:val="00AE5537"/>
    <w:rsid w:val="00AE5BB2"/>
    <w:rsid w:val="00AE5CF5"/>
    <w:rsid w:val="00AE625F"/>
    <w:rsid w:val="00AE7108"/>
    <w:rsid w:val="00AE7C73"/>
    <w:rsid w:val="00AF0F83"/>
    <w:rsid w:val="00AF13F3"/>
    <w:rsid w:val="00AF23F1"/>
    <w:rsid w:val="00AF24D5"/>
    <w:rsid w:val="00AF326F"/>
    <w:rsid w:val="00AF3863"/>
    <w:rsid w:val="00AF3A49"/>
    <w:rsid w:val="00AF4885"/>
    <w:rsid w:val="00AF499A"/>
    <w:rsid w:val="00AF49DE"/>
    <w:rsid w:val="00B01664"/>
    <w:rsid w:val="00B01B4B"/>
    <w:rsid w:val="00B02D1F"/>
    <w:rsid w:val="00B03DBD"/>
    <w:rsid w:val="00B04AF8"/>
    <w:rsid w:val="00B07B0B"/>
    <w:rsid w:val="00B10D78"/>
    <w:rsid w:val="00B1248C"/>
    <w:rsid w:val="00B12E03"/>
    <w:rsid w:val="00B13047"/>
    <w:rsid w:val="00B13924"/>
    <w:rsid w:val="00B14670"/>
    <w:rsid w:val="00B16112"/>
    <w:rsid w:val="00B200AB"/>
    <w:rsid w:val="00B20160"/>
    <w:rsid w:val="00B21783"/>
    <w:rsid w:val="00B21A57"/>
    <w:rsid w:val="00B2262E"/>
    <w:rsid w:val="00B247F8"/>
    <w:rsid w:val="00B26FA1"/>
    <w:rsid w:val="00B31590"/>
    <w:rsid w:val="00B31B6F"/>
    <w:rsid w:val="00B31C50"/>
    <w:rsid w:val="00B337F6"/>
    <w:rsid w:val="00B33C29"/>
    <w:rsid w:val="00B367EA"/>
    <w:rsid w:val="00B37997"/>
    <w:rsid w:val="00B37C4E"/>
    <w:rsid w:val="00B400CC"/>
    <w:rsid w:val="00B42E10"/>
    <w:rsid w:val="00B43AF4"/>
    <w:rsid w:val="00B43EEF"/>
    <w:rsid w:val="00B451C5"/>
    <w:rsid w:val="00B458AA"/>
    <w:rsid w:val="00B46919"/>
    <w:rsid w:val="00B500A7"/>
    <w:rsid w:val="00B51852"/>
    <w:rsid w:val="00B51BE7"/>
    <w:rsid w:val="00B526FF"/>
    <w:rsid w:val="00B52ECE"/>
    <w:rsid w:val="00B532B0"/>
    <w:rsid w:val="00B54145"/>
    <w:rsid w:val="00B54A1B"/>
    <w:rsid w:val="00B569EF"/>
    <w:rsid w:val="00B5763E"/>
    <w:rsid w:val="00B600EA"/>
    <w:rsid w:val="00B6053F"/>
    <w:rsid w:val="00B60DAF"/>
    <w:rsid w:val="00B60FF3"/>
    <w:rsid w:val="00B647C7"/>
    <w:rsid w:val="00B66257"/>
    <w:rsid w:val="00B67A63"/>
    <w:rsid w:val="00B7158E"/>
    <w:rsid w:val="00B724F7"/>
    <w:rsid w:val="00B725CF"/>
    <w:rsid w:val="00B72E45"/>
    <w:rsid w:val="00B7314A"/>
    <w:rsid w:val="00B7314B"/>
    <w:rsid w:val="00B73F42"/>
    <w:rsid w:val="00B76217"/>
    <w:rsid w:val="00B805A7"/>
    <w:rsid w:val="00B80C8B"/>
    <w:rsid w:val="00B80EBC"/>
    <w:rsid w:val="00B82432"/>
    <w:rsid w:val="00B83CE4"/>
    <w:rsid w:val="00B83D21"/>
    <w:rsid w:val="00B8605F"/>
    <w:rsid w:val="00B86A5F"/>
    <w:rsid w:val="00B8774E"/>
    <w:rsid w:val="00B91E82"/>
    <w:rsid w:val="00B922BA"/>
    <w:rsid w:val="00B929B2"/>
    <w:rsid w:val="00B93088"/>
    <w:rsid w:val="00B937EB"/>
    <w:rsid w:val="00B94B70"/>
    <w:rsid w:val="00B94B95"/>
    <w:rsid w:val="00B95A79"/>
    <w:rsid w:val="00B966A3"/>
    <w:rsid w:val="00B96A84"/>
    <w:rsid w:val="00BA0262"/>
    <w:rsid w:val="00BA0D96"/>
    <w:rsid w:val="00BA194C"/>
    <w:rsid w:val="00BA21A2"/>
    <w:rsid w:val="00BA328B"/>
    <w:rsid w:val="00BA4298"/>
    <w:rsid w:val="00BA593A"/>
    <w:rsid w:val="00BA6031"/>
    <w:rsid w:val="00BA66E4"/>
    <w:rsid w:val="00BB1039"/>
    <w:rsid w:val="00BB31D5"/>
    <w:rsid w:val="00BB366E"/>
    <w:rsid w:val="00BB3A9A"/>
    <w:rsid w:val="00BB4A89"/>
    <w:rsid w:val="00BB71F9"/>
    <w:rsid w:val="00BC06A3"/>
    <w:rsid w:val="00BC0F79"/>
    <w:rsid w:val="00BC1172"/>
    <w:rsid w:val="00BC328D"/>
    <w:rsid w:val="00BC33DD"/>
    <w:rsid w:val="00BC4063"/>
    <w:rsid w:val="00BC46D9"/>
    <w:rsid w:val="00BC48DB"/>
    <w:rsid w:val="00BC5919"/>
    <w:rsid w:val="00BD3549"/>
    <w:rsid w:val="00BD4116"/>
    <w:rsid w:val="00BD4A8C"/>
    <w:rsid w:val="00BD50DC"/>
    <w:rsid w:val="00BD6C00"/>
    <w:rsid w:val="00BE0372"/>
    <w:rsid w:val="00BE04FD"/>
    <w:rsid w:val="00BE0A84"/>
    <w:rsid w:val="00BE1024"/>
    <w:rsid w:val="00BE154E"/>
    <w:rsid w:val="00BE1A28"/>
    <w:rsid w:val="00BE2087"/>
    <w:rsid w:val="00BE21E5"/>
    <w:rsid w:val="00BE243B"/>
    <w:rsid w:val="00BE40E5"/>
    <w:rsid w:val="00BE60CB"/>
    <w:rsid w:val="00BE7FCC"/>
    <w:rsid w:val="00BF055F"/>
    <w:rsid w:val="00BF36D0"/>
    <w:rsid w:val="00BF3857"/>
    <w:rsid w:val="00BF49F5"/>
    <w:rsid w:val="00BF55C9"/>
    <w:rsid w:val="00BF5E32"/>
    <w:rsid w:val="00BF61B3"/>
    <w:rsid w:val="00BF6CCA"/>
    <w:rsid w:val="00BF788B"/>
    <w:rsid w:val="00C00CFA"/>
    <w:rsid w:val="00C01321"/>
    <w:rsid w:val="00C01EC1"/>
    <w:rsid w:val="00C02772"/>
    <w:rsid w:val="00C02E5F"/>
    <w:rsid w:val="00C04CD4"/>
    <w:rsid w:val="00C06C00"/>
    <w:rsid w:val="00C07402"/>
    <w:rsid w:val="00C121A3"/>
    <w:rsid w:val="00C1234F"/>
    <w:rsid w:val="00C13399"/>
    <w:rsid w:val="00C13739"/>
    <w:rsid w:val="00C163DA"/>
    <w:rsid w:val="00C16C1B"/>
    <w:rsid w:val="00C2006F"/>
    <w:rsid w:val="00C20381"/>
    <w:rsid w:val="00C216D6"/>
    <w:rsid w:val="00C219F9"/>
    <w:rsid w:val="00C223DA"/>
    <w:rsid w:val="00C235A0"/>
    <w:rsid w:val="00C237D3"/>
    <w:rsid w:val="00C23957"/>
    <w:rsid w:val="00C23B5D"/>
    <w:rsid w:val="00C24566"/>
    <w:rsid w:val="00C24BE0"/>
    <w:rsid w:val="00C25FB0"/>
    <w:rsid w:val="00C26F4E"/>
    <w:rsid w:val="00C30BC8"/>
    <w:rsid w:val="00C314A8"/>
    <w:rsid w:val="00C31BA0"/>
    <w:rsid w:val="00C32D61"/>
    <w:rsid w:val="00C33FB3"/>
    <w:rsid w:val="00C34F59"/>
    <w:rsid w:val="00C350FE"/>
    <w:rsid w:val="00C4002C"/>
    <w:rsid w:val="00C408E2"/>
    <w:rsid w:val="00C409EE"/>
    <w:rsid w:val="00C4202C"/>
    <w:rsid w:val="00C430B3"/>
    <w:rsid w:val="00C432B3"/>
    <w:rsid w:val="00C43D88"/>
    <w:rsid w:val="00C44D0F"/>
    <w:rsid w:val="00C451D8"/>
    <w:rsid w:val="00C457E2"/>
    <w:rsid w:val="00C46D2B"/>
    <w:rsid w:val="00C46F30"/>
    <w:rsid w:val="00C500A3"/>
    <w:rsid w:val="00C51A79"/>
    <w:rsid w:val="00C51E67"/>
    <w:rsid w:val="00C52967"/>
    <w:rsid w:val="00C52D74"/>
    <w:rsid w:val="00C533CD"/>
    <w:rsid w:val="00C535A4"/>
    <w:rsid w:val="00C53D10"/>
    <w:rsid w:val="00C55B83"/>
    <w:rsid w:val="00C60664"/>
    <w:rsid w:val="00C60816"/>
    <w:rsid w:val="00C612D1"/>
    <w:rsid w:val="00C62F7E"/>
    <w:rsid w:val="00C62F99"/>
    <w:rsid w:val="00C6309A"/>
    <w:rsid w:val="00C63315"/>
    <w:rsid w:val="00C64CAE"/>
    <w:rsid w:val="00C6590F"/>
    <w:rsid w:val="00C65FBC"/>
    <w:rsid w:val="00C70B95"/>
    <w:rsid w:val="00C7142B"/>
    <w:rsid w:val="00C718E4"/>
    <w:rsid w:val="00C7226F"/>
    <w:rsid w:val="00C7336C"/>
    <w:rsid w:val="00C73884"/>
    <w:rsid w:val="00C7743A"/>
    <w:rsid w:val="00C8093C"/>
    <w:rsid w:val="00C826DF"/>
    <w:rsid w:val="00C83302"/>
    <w:rsid w:val="00C84E21"/>
    <w:rsid w:val="00C85525"/>
    <w:rsid w:val="00C85C6F"/>
    <w:rsid w:val="00C868B9"/>
    <w:rsid w:val="00C86E95"/>
    <w:rsid w:val="00C87EB1"/>
    <w:rsid w:val="00C90AFD"/>
    <w:rsid w:val="00C90E2E"/>
    <w:rsid w:val="00C938EF"/>
    <w:rsid w:val="00C93B03"/>
    <w:rsid w:val="00C94795"/>
    <w:rsid w:val="00C95C73"/>
    <w:rsid w:val="00C95F69"/>
    <w:rsid w:val="00C9683B"/>
    <w:rsid w:val="00CA0420"/>
    <w:rsid w:val="00CA1A05"/>
    <w:rsid w:val="00CA1A26"/>
    <w:rsid w:val="00CA4D0B"/>
    <w:rsid w:val="00CA4D1B"/>
    <w:rsid w:val="00CA617C"/>
    <w:rsid w:val="00CA66D6"/>
    <w:rsid w:val="00CB01FF"/>
    <w:rsid w:val="00CB1C61"/>
    <w:rsid w:val="00CB2AB3"/>
    <w:rsid w:val="00CB3866"/>
    <w:rsid w:val="00CB391B"/>
    <w:rsid w:val="00CB409D"/>
    <w:rsid w:val="00CB576F"/>
    <w:rsid w:val="00CB6C19"/>
    <w:rsid w:val="00CB79F7"/>
    <w:rsid w:val="00CC1295"/>
    <w:rsid w:val="00CC1A38"/>
    <w:rsid w:val="00CC21F9"/>
    <w:rsid w:val="00CC4337"/>
    <w:rsid w:val="00CC52FD"/>
    <w:rsid w:val="00CC5AE9"/>
    <w:rsid w:val="00CC6C84"/>
    <w:rsid w:val="00CD10A7"/>
    <w:rsid w:val="00CD285E"/>
    <w:rsid w:val="00CD7775"/>
    <w:rsid w:val="00CD79F6"/>
    <w:rsid w:val="00CE104F"/>
    <w:rsid w:val="00CE2C83"/>
    <w:rsid w:val="00CE36E6"/>
    <w:rsid w:val="00CE3BE4"/>
    <w:rsid w:val="00CE482C"/>
    <w:rsid w:val="00CE49F2"/>
    <w:rsid w:val="00CE5482"/>
    <w:rsid w:val="00CE7787"/>
    <w:rsid w:val="00CE7ACE"/>
    <w:rsid w:val="00CF1228"/>
    <w:rsid w:val="00CF3831"/>
    <w:rsid w:val="00CF38E8"/>
    <w:rsid w:val="00CF74F6"/>
    <w:rsid w:val="00D00674"/>
    <w:rsid w:val="00D012DF"/>
    <w:rsid w:val="00D02136"/>
    <w:rsid w:val="00D02733"/>
    <w:rsid w:val="00D03CFB"/>
    <w:rsid w:val="00D102B8"/>
    <w:rsid w:val="00D13157"/>
    <w:rsid w:val="00D13448"/>
    <w:rsid w:val="00D161BF"/>
    <w:rsid w:val="00D16482"/>
    <w:rsid w:val="00D16E9C"/>
    <w:rsid w:val="00D16FA2"/>
    <w:rsid w:val="00D210E0"/>
    <w:rsid w:val="00D23C42"/>
    <w:rsid w:val="00D24336"/>
    <w:rsid w:val="00D254E6"/>
    <w:rsid w:val="00D25CD2"/>
    <w:rsid w:val="00D25F62"/>
    <w:rsid w:val="00D26455"/>
    <w:rsid w:val="00D264FA"/>
    <w:rsid w:val="00D26864"/>
    <w:rsid w:val="00D278A8"/>
    <w:rsid w:val="00D30B6C"/>
    <w:rsid w:val="00D30D2A"/>
    <w:rsid w:val="00D3170D"/>
    <w:rsid w:val="00D31E09"/>
    <w:rsid w:val="00D32058"/>
    <w:rsid w:val="00D34BF1"/>
    <w:rsid w:val="00D3599C"/>
    <w:rsid w:val="00D35F57"/>
    <w:rsid w:val="00D362CD"/>
    <w:rsid w:val="00D36EC4"/>
    <w:rsid w:val="00D3768A"/>
    <w:rsid w:val="00D40A01"/>
    <w:rsid w:val="00D41D2C"/>
    <w:rsid w:val="00D4466C"/>
    <w:rsid w:val="00D46674"/>
    <w:rsid w:val="00D47EF4"/>
    <w:rsid w:val="00D503F3"/>
    <w:rsid w:val="00D508BC"/>
    <w:rsid w:val="00D51236"/>
    <w:rsid w:val="00D5138C"/>
    <w:rsid w:val="00D51A81"/>
    <w:rsid w:val="00D54421"/>
    <w:rsid w:val="00D54A51"/>
    <w:rsid w:val="00D60731"/>
    <w:rsid w:val="00D61F8D"/>
    <w:rsid w:val="00D62852"/>
    <w:rsid w:val="00D63805"/>
    <w:rsid w:val="00D64A79"/>
    <w:rsid w:val="00D650E6"/>
    <w:rsid w:val="00D700D0"/>
    <w:rsid w:val="00D70D53"/>
    <w:rsid w:val="00D72865"/>
    <w:rsid w:val="00D7326C"/>
    <w:rsid w:val="00D74B4C"/>
    <w:rsid w:val="00D80074"/>
    <w:rsid w:val="00D80CA0"/>
    <w:rsid w:val="00D81C50"/>
    <w:rsid w:val="00D845C1"/>
    <w:rsid w:val="00D85332"/>
    <w:rsid w:val="00D8586E"/>
    <w:rsid w:val="00D862C3"/>
    <w:rsid w:val="00D86615"/>
    <w:rsid w:val="00D90ED3"/>
    <w:rsid w:val="00D92D57"/>
    <w:rsid w:val="00D93842"/>
    <w:rsid w:val="00D9443F"/>
    <w:rsid w:val="00D94AC7"/>
    <w:rsid w:val="00D9580D"/>
    <w:rsid w:val="00D95C45"/>
    <w:rsid w:val="00D961DF"/>
    <w:rsid w:val="00D96444"/>
    <w:rsid w:val="00D9695A"/>
    <w:rsid w:val="00D972C2"/>
    <w:rsid w:val="00D976CA"/>
    <w:rsid w:val="00DA0010"/>
    <w:rsid w:val="00DA0602"/>
    <w:rsid w:val="00DA133C"/>
    <w:rsid w:val="00DA1E87"/>
    <w:rsid w:val="00DA219E"/>
    <w:rsid w:val="00DA4524"/>
    <w:rsid w:val="00DA49A1"/>
    <w:rsid w:val="00DA4D60"/>
    <w:rsid w:val="00DA55EE"/>
    <w:rsid w:val="00DA5D42"/>
    <w:rsid w:val="00DA603B"/>
    <w:rsid w:val="00DA6615"/>
    <w:rsid w:val="00DA7848"/>
    <w:rsid w:val="00DB1BF5"/>
    <w:rsid w:val="00DB2234"/>
    <w:rsid w:val="00DB27ED"/>
    <w:rsid w:val="00DB4128"/>
    <w:rsid w:val="00DB5D88"/>
    <w:rsid w:val="00DB7D01"/>
    <w:rsid w:val="00DB7D35"/>
    <w:rsid w:val="00DC0CD2"/>
    <w:rsid w:val="00DC0EF7"/>
    <w:rsid w:val="00DC2A8D"/>
    <w:rsid w:val="00DC31B7"/>
    <w:rsid w:val="00DC31F7"/>
    <w:rsid w:val="00DC4597"/>
    <w:rsid w:val="00DC5390"/>
    <w:rsid w:val="00DC6EF6"/>
    <w:rsid w:val="00DD2C6B"/>
    <w:rsid w:val="00DD44B9"/>
    <w:rsid w:val="00DD5807"/>
    <w:rsid w:val="00DD60CB"/>
    <w:rsid w:val="00DD6286"/>
    <w:rsid w:val="00DD6BD9"/>
    <w:rsid w:val="00DD6E97"/>
    <w:rsid w:val="00DE1AE7"/>
    <w:rsid w:val="00DE1DC7"/>
    <w:rsid w:val="00DE2AC8"/>
    <w:rsid w:val="00DE40AB"/>
    <w:rsid w:val="00DE5759"/>
    <w:rsid w:val="00DE612E"/>
    <w:rsid w:val="00DE67B1"/>
    <w:rsid w:val="00DF1117"/>
    <w:rsid w:val="00DF189C"/>
    <w:rsid w:val="00DF1C8D"/>
    <w:rsid w:val="00DF1D83"/>
    <w:rsid w:val="00DF24B3"/>
    <w:rsid w:val="00DF3832"/>
    <w:rsid w:val="00DF53BF"/>
    <w:rsid w:val="00DF6813"/>
    <w:rsid w:val="00E004CD"/>
    <w:rsid w:val="00E0225C"/>
    <w:rsid w:val="00E03FF3"/>
    <w:rsid w:val="00E04926"/>
    <w:rsid w:val="00E056C2"/>
    <w:rsid w:val="00E06A63"/>
    <w:rsid w:val="00E0790F"/>
    <w:rsid w:val="00E0797E"/>
    <w:rsid w:val="00E118D8"/>
    <w:rsid w:val="00E11CF0"/>
    <w:rsid w:val="00E12703"/>
    <w:rsid w:val="00E139E9"/>
    <w:rsid w:val="00E15C1F"/>
    <w:rsid w:val="00E160C5"/>
    <w:rsid w:val="00E16F95"/>
    <w:rsid w:val="00E17C31"/>
    <w:rsid w:val="00E20C42"/>
    <w:rsid w:val="00E211C7"/>
    <w:rsid w:val="00E21517"/>
    <w:rsid w:val="00E21982"/>
    <w:rsid w:val="00E22078"/>
    <w:rsid w:val="00E24758"/>
    <w:rsid w:val="00E25A53"/>
    <w:rsid w:val="00E25C76"/>
    <w:rsid w:val="00E318A9"/>
    <w:rsid w:val="00E34B68"/>
    <w:rsid w:val="00E3630A"/>
    <w:rsid w:val="00E3671D"/>
    <w:rsid w:val="00E368AA"/>
    <w:rsid w:val="00E368F6"/>
    <w:rsid w:val="00E374DC"/>
    <w:rsid w:val="00E429B8"/>
    <w:rsid w:val="00E42D3D"/>
    <w:rsid w:val="00E42F7B"/>
    <w:rsid w:val="00E43EF8"/>
    <w:rsid w:val="00E443FE"/>
    <w:rsid w:val="00E453EC"/>
    <w:rsid w:val="00E459B3"/>
    <w:rsid w:val="00E5138A"/>
    <w:rsid w:val="00E51FA5"/>
    <w:rsid w:val="00E5243E"/>
    <w:rsid w:val="00E5273A"/>
    <w:rsid w:val="00E54A7C"/>
    <w:rsid w:val="00E54BB4"/>
    <w:rsid w:val="00E54CBB"/>
    <w:rsid w:val="00E55697"/>
    <w:rsid w:val="00E55CE8"/>
    <w:rsid w:val="00E55D97"/>
    <w:rsid w:val="00E57C4B"/>
    <w:rsid w:val="00E62C3B"/>
    <w:rsid w:val="00E64347"/>
    <w:rsid w:val="00E67481"/>
    <w:rsid w:val="00E70F8F"/>
    <w:rsid w:val="00E718AB"/>
    <w:rsid w:val="00E72917"/>
    <w:rsid w:val="00E72B8C"/>
    <w:rsid w:val="00E73D64"/>
    <w:rsid w:val="00E74946"/>
    <w:rsid w:val="00E74CD4"/>
    <w:rsid w:val="00E752C8"/>
    <w:rsid w:val="00E765CC"/>
    <w:rsid w:val="00E778A3"/>
    <w:rsid w:val="00E80950"/>
    <w:rsid w:val="00E809E8"/>
    <w:rsid w:val="00E8281B"/>
    <w:rsid w:val="00E82AB1"/>
    <w:rsid w:val="00E8310B"/>
    <w:rsid w:val="00E8337D"/>
    <w:rsid w:val="00E83EFD"/>
    <w:rsid w:val="00E8421C"/>
    <w:rsid w:val="00E84A61"/>
    <w:rsid w:val="00E85D79"/>
    <w:rsid w:val="00E8672C"/>
    <w:rsid w:val="00E86775"/>
    <w:rsid w:val="00E87263"/>
    <w:rsid w:val="00E879CD"/>
    <w:rsid w:val="00E91FC8"/>
    <w:rsid w:val="00E92E7F"/>
    <w:rsid w:val="00E9358F"/>
    <w:rsid w:val="00E9454D"/>
    <w:rsid w:val="00E96761"/>
    <w:rsid w:val="00EA06E0"/>
    <w:rsid w:val="00EA0D69"/>
    <w:rsid w:val="00EA235B"/>
    <w:rsid w:val="00EA3B20"/>
    <w:rsid w:val="00EA3B9C"/>
    <w:rsid w:val="00EA6F0F"/>
    <w:rsid w:val="00EA7602"/>
    <w:rsid w:val="00EA772D"/>
    <w:rsid w:val="00EA79EC"/>
    <w:rsid w:val="00EB1257"/>
    <w:rsid w:val="00EB16F4"/>
    <w:rsid w:val="00EB5449"/>
    <w:rsid w:val="00EB6BD9"/>
    <w:rsid w:val="00EC0DE3"/>
    <w:rsid w:val="00EC16C0"/>
    <w:rsid w:val="00EC1DE5"/>
    <w:rsid w:val="00EC422E"/>
    <w:rsid w:val="00EC5AED"/>
    <w:rsid w:val="00EC5CCF"/>
    <w:rsid w:val="00EC638D"/>
    <w:rsid w:val="00EC76A5"/>
    <w:rsid w:val="00ED1EB5"/>
    <w:rsid w:val="00ED20B1"/>
    <w:rsid w:val="00ED2AEB"/>
    <w:rsid w:val="00ED2F98"/>
    <w:rsid w:val="00ED31B1"/>
    <w:rsid w:val="00ED4CF4"/>
    <w:rsid w:val="00ED4E50"/>
    <w:rsid w:val="00ED5C77"/>
    <w:rsid w:val="00ED6A0F"/>
    <w:rsid w:val="00EE23D5"/>
    <w:rsid w:val="00EE3ED2"/>
    <w:rsid w:val="00EE4372"/>
    <w:rsid w:val="00EE5766"/>
    <w:rsid w:val="00EE685F"/>
    <w:rsid w:val="00EE6956"/>
    <w:rsid w:val="00EF0F06"/>
    <w:rsid w:val="00EF16EE"/>
    <w:rsid w:val="00EF24C3"/>
    <w:rsid w:val="00EF43B2"/>
    <w:rsid w:val="00EF4A99"/>
    <w:rsid w:val="00EF4B31"/>
    <w:rsid w:val="00EF547B"/>
    <w:rsid w:val="00EF62F8"/>
    <w:rsid w:val="00EF6855"/>
    <w:rsid w:val="00EF6947"/>
    <w:rsid w:val="00F003E3"/>
    <w:rsid w:val="00F00C11"/>
    <w:rsid w:val="00F02E4E"/>
    <w:rsid w:val="00F0368F"/>
    <w:rsid w:val="00F039AD"/>
    <w:rsid w:val="00F06D94"/>
    <w:rsid w:val="00F07562"/>
    <w:rsid w:val="00F106D1"/>
    <w:rsid w:val="00F12D8F"/>
    <w:rsid w:val="00F1330C"/>
    <w:rsid w:val="00F13B05"/>
    <w:rsid w:val="00F14B83"/>
    <w:rsid w:val="00F15298"/>
    <w:rsid w:val="00F162A7"/>
    <w:rsid w:val="00F162B1"/>
    <w:rsid w:val="00F20BD3"/>
    <w:rsid w:val="00F215AF"/>
    <w:rsid w:val="00F22355"/>
    <w:rsid w:val="00F23C78"/>
    <w:rsid w:val="00F25171"/>
    <w:rsid w:val="00F2589A"/>
    <w:rsid w:val="00F2772E"/>
    <w:rsid w:val="00F31373"/>
    <w:rsid w:val="00F31A82"/>
    <w:rsid w:val="00F31B4D"/>
    <w:rsid w:val="00F3736C"/>
    <w:rsid w:val="00F408B1"/>
    <w:rsid w:val="00F42072"/>
    <w:rsid w:val="00F42998"/>
    <w:rsid w:val="00F42CFD"/>
    <w:rsid w:val="00F43EC5"/>
    <w:rsid w:val="00F4538A"/>
    <w:rsid w:val="00F456D2"/>
    <w:rsid w:val="00F4643E"/>
    <w:rsid w:val="00F51DE5"/>
    <w:rsid w:val="00F51FF6"/>
    <w:rsid w:val="00F53618"/>
    <w:rsid w:val="00F54049"/>
    <w:rsid w:val="00F543AA"/>
    <w:rsid w:val="00F54431"/>
    <w:rsid w:val="00F544F5"/>
    <w:rsid w:val="00F559B7"/>
    <w:rsid w:val="00F55F8C"/>
    <w:rsid w:val="00F56CF9"/>
    <w:rsid w:val="00F57090"/>
    <w:rsid w:val="00F572FA"/>
    <w:rsid w:val="00F57D87"/>
    <w:rsid w:val="00F6025D"/>
    <w:rsid w:val="00F60555"/>
    <w:rsid w:val="00F607AF"/>
    <w:rsid w:val="00F60AED"/>
    <w:rsid w:val="00F61325"/>
    <w:rsid w:val="00F619E2"/>
    <w:rsid w:val="00F650A2"/>
    <w:rsid w:val="00F66975"/>
    <w:rsid w:val="00F718DE"/>
    <w:rsid w:val="00F72CF9"/>
    <w:rsid w:val="00F731D8"/>
    <w:rsid w:val="00F739AE"/>
    <w:rsid w:val="00F744F1"/>
    <w:rsid w:val="00F7535A"/>
    <w:rsid w:val="00F75D8B"/>
    <w:rsid w:val="00F75EE9"/>
    <w:rsid w:val="00F769E5"/>
    <w:rsid w:val="00F774B4"/>
    <w:rsid w:val="00F802A1"/>
    <w:rsid w:val="00F81996"/>
    <w:rsid w:val="00F81D6C"/>
    <w:rsid w:val="00F83775"/>
    <w:rsid w:val="00F83D62"/>
    <w:rsid w:val="00F842BC"/>
    <w:rsid w:val="00F84F63"/>
    <w:rsid w:val="00F870F9"/>
    <w:rsid w:val="00F87CCE"/>
    <w:rsid w:val="00F905AF"/>
    <w:rsid w:val="00F90CDB"/>
    <w:rsid w:val="00F91BD6"/>
    <w:rsid w:val="00F9275F"/>
    <w:rsid w:val="00F92B01"/>
    <w:rsid w:val="00F9510C"/>
    <w:rsid w:val="00F95F90"/>
    <w:rsid w:val="00F97DE1"/>
    <w:rsid w:val="00FA1093"/>
    <w:rsid w:val="00FA162C"/>
    <w:rsid w:val="00FA1E28"/>
    <w:rsid w:val="00FA258D"/>
    <w:rsid w:val="00FA2625"/>
    <w:rsid w:val="00FA2C1B"/>
    <w:rsid w:val="00FA6522"/>
    <w:rsid w:val="00FA67C3"/>
    <w:rsid w:val="00FA7F5D"/>
    <w:rsid w:val="00FB1A99"/>
    <w:rsid w:val="00FB3026"/>
    <w:rsid w:val="00FB75AA"/>
    <w:rsid w:val="00FC182A"/>
    <w:rsid w:val="00FC1B0E"/>
    <w:rsid w:val="00FC20D0"/>
    <w:rsid w:val="00FC2FDD"/>
    <w:rsid w:val="00FC4711"/>
    <w:rsid w:val="00FC4DBB"/>
    <w:rsid w:val="00FC5897"/>
    <w:rsid w:val="00FC5D03"/>
    <w:rsid w:val="00FC6242"/>
    <w:rsid w:val="00FD09DD"/>
    <w:rsid w:val="00FD263C"/>
    <w:rsid w:val="00FD32D6"/>
    <w:rsid w:val="00FD390F"/>
    <w:rsid w:val="00FD3AAC"/>
    <w:rsid w:val="00FD5629"/>
    <w:rsid w:val="00FD7A5F"/>
    <w:rsid w:val="00FE10E1"/>
    <w:rsid w:val="00FE1D79"/>
    <w:rsid w:val="00FE2A31"/>
    <w:rsid w:val="00FE2F67"/>
    <w:rsid w:val="00FE54B9"/>
    <w:rsid w:val="00FE5EB9"/>
    <w:rsid w:val="00FE5F54"/>
    <w:rsid w:val="00FF11C0"/>
    <w:rsid w:val="00FF2184"/>
    <w:rsid w:val="00FF237F"/>
    <w:rsid w:val="00FF2EAF"/>
    <w:rsid w:val="00FF6E7C"/>
    <w:rsid w:val="00FF7ADC"/>
    <w:rsid w:val="00FF7B4B"/>
    <w:rsid w:val="018403B2"/>
    <w:rsid w:val="143F565D"/>
    <w:rsid w:val="14F01A9F"/>
    <w:rsid w:val="15C58B31"/>
    <w:rsid w:val="188BCEFA"/>
    <w:rsid w:val="196E88EC"/>
    <w:rsid w:val="1A44F59D"/>
    <w:rsid w:val="1B0A594D"/>
    <w:rsid w:val="1F3DDC5E"/>
    <w:rsid w:val="28063297"/>
    <w:rsid w:val="325E0BF0"/>
    <w:rsid w:val="3298EA4A"/>
    <w:rsid w:val="32F4DE87"/>
    <w:rsid w:val="35570EB7"/>
    <w:rsid w:val="373DCA54"/>
    <w:rsid w:val="3B5101CB"/>
    <w:rsid w:val="3FA4D076"/>
    <w:rsid w:val="4647CD17"/>
    <w:rsid w:val="464FEC73"/>
    <w:rsid w:val="48828F6B"/>
    <w:rsid w:val="49722479"/>
    <w:rsid w:val="4D8C7F2D"/>
    <w:rsid w:val="4FC83DA0"/>
    <w:rsid w:val="557E68B5"/>
    <w:rsid w:val="57A4BE6C"/>
    <w:rsid w:val="5A6B0235"/>
    <w:rsid w:val="5B7C4D40"/>
    <w:rsid w:val="606D14A5"/>
    <w:rsid w:val="6333586E"/>
    <w:rsid w:val="6EB9D314"/>
    <w:rsid w:val="7AA36534"/>
    <w:rsid w:val="7BD302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F4023"/>
  <w15:chartTrackingRefBased/>
  <w15:docId w15:val="{B863369A-4840-9E4F-B877-853D09C6B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A5A"/>
    <w:pPr>
      <w:spacing w:line="480" w:lineRule="auto"/>
    </w:pPr>
    <w:rPr>
      <w:rFonts w:ascii="Times New Roman" w:hAnsi="Times New Roman"/>
    </w:rPr>
  </w:style>
  <w:style w:type="paragraph" w:styleId="Ttulo1">
    <w:name w:val="heading 1"/>
    <w:basedOn w:val="Normal"/>
    <w:next w:val="Normal"/>
    <w:link w:val="Ttulo1Char"/>
    <w:uiPriority w:val="9"/>
    <w:qFormat/>
    <w:rsid w:val="00286956"/>
    <w:pPr>
      <w:keepNext/>
      <w:keepLines/>
      <w:spacing w:before="120"/>
      <w:outlineLvl w:val="0"/>
    </w:pPr>
    <w:rPr>
      <w:rFonts w:ascii="Times" w:eastAsiaTheme="majorEastAsia" w:hAnsi="Times" w:cstheme="majorBidi"/>
      <w:b/>
      <w:color w:val="000000" w:themeColor="text1"/>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C1D0E"/>
    <w:pPr>
      <w:ind w:left="720"/>
      <w:contextualSpacing/>
    </w:pPr>
  </w:style>
  <w:style w:type="character" w:customStyle="1" w:styleId="Ttulo1Char">
    <w:name w:val="Título 1 Char"/>
    <w:basedOn w:val="Fontepargpadro"/>
    <w:link w:val="Ttulo1"/>
    <w:uiPriority w:val="9"/>
    <w:rsid w:val="00286956"/>
    <w:rPr>
      <w:rFonts w:ascii="Times" w:eastAsiaTheme="majorEastAsia" w:hAnsi="Times" w:cstheme="majorBidi"/>
      <w:b/>
      <w:color w:val="000000" w:themeColor="text1"/>
      <w:szCs w:val="32"/>
    </w:rPr>
  </w:style>
  <w:style w:type="table" w:styleId="Tabelacomgrade">
    <w:name w:val="Table Grid"/>
    <w:basedOn w:val="Tabelanormal"/>
    <w:uiPriority w:val="39"/>
    <w:rsid w:val="00C826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195A9C"/>
    <w:rPr>
      <w:color w:val="0563C1" w:themeColor="hyperlink"/>
      <w:u w:val="single"/>
    </w:rPr>
  </w:style>
  <w:style w:type="character" w:styleId="MenoPendente">
    <w:name w:val="Unresolved Mention"/>
    <w:basedOn w:val="Fontepargpadro"/>
    <w:uiPriority w:val="99"/>
    <w:semiHidden/>
    <w:unhideWhenUsed/>
    <w:rsid w:val="00195A9C"/>
    <w:rPr>
      <w:color w:val="605E5C"/>
      <w:shd w:val="clear" w:color="auto" w:fill="E1DFDD"/>
    </w:rPr>
  </w:style>
  <w:style w:type="character" w:styleId="HiperlinkVisitado">
    <w:name w:val="FollowedHyperlink"/>
    <w:basedOn w:val="Fontepargpadro"/>
    <w:uiPriority w:val="99"/>
    <w:semiHidden/>
    <w:unhideWhenUsed/>
    <w:rsid w:val="009F19AA"/>
    <w:rPr>
      <w:color w:val="954F72" w:themeColor="followedHyperlink"/>
      <w:u w:val="single"/>
    </w:rPr>
  </w:style>
  <w:style w:type="character" w:styleId="Refdecomentrio">
    <w:name w:val="annotation reference"/>
    <w:basedOn w:val="Fontepargpadro"/>
    <w:uiPriority w:val="99"/>
    <w:semiHidden/>
    <w:unhideWhenUsed/>
    <w:rsid w:val="00106243"/>
    <w:rPr>
      <w:sz w:val="16"/>
      <w:szCs w:val="16"/>
    </w:rPr>
  </w:style>
  <w:style w:type="paragraph" w:styleId="Textodecomentrio">
    <w:name w:val="annotation text"/>
    <w:basedOn w:val="Normal"/>
    <w:link w:val="TextodecomentrioChar"/>
    <w:uiPriority w:val="99"/>
    <w:unhideWhenUsed/>
    <w:rsid w:val="00106243"/>
    <w:pPr>
      <w:spacing w:line="240" w:lineRule="auto"/>
    </w:pPr>
    <w:rPr>
      <w:sz w:val="20"/>
      <w:szCs w:val="20"/>
    </w:rPr>
  </w:style>
  <w:style w:type="character" w:customStyle="1" w:styleId="TextodecomentrioChar">
    <w:name w:val="Texto de comentário Char"/>
    <w:basedOn w:val="Fontepargpadro"/>
    <w:link w:val="Textodecomentrio"/>
    <w:uiPriority w:val="99"/>
    <w:rsid w:val="00106243"/>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106243"/>
    <w:rPr>
      <w:b/>
      <w:bCs/>
    </w:rPr>
  </w:style>
  <w:style w:type="character" w:customStyle="1" w:styleId="AssuntodocomentrioChar">
    <w:name w:val="Assunto do comentário Char"/>
    <w:basedOn w:val="TextodecomentrioChar"/>
    <w:link w:val="Assuntodocomentrio"/>
    <w:uiPriority w:val="99"/>
    <w:semiHidden/>
    <w:rsid w:val="00106243"/>
    <w:rPr>
      <w:rFonts w:ascii="Times New Roman" w:hAnsi="Times New Roman"/>
      <w:b/>
      <w:bCs/>
      <w:sz w:val="20"/>
      <w:szCs w:val="20"/>
    </w:rPr>
  </w:style>
  <w:style w:type="paragraph" w:styleId="Reviso">
    <w:name w:val="Revision"/>
    <w:hidden/>
    <w:uiPriority w:val="99"/>
    <w:semiHidden/>
    <w:rsid w:val="00594306"/>
    <w:rPr>
      <w:rFonts w:ascii="Times New Roman" w:hAnsi="Times New Roman"/>
    </w:rPr>
  </w:style>
  <w:style w:type="character" w:styleId="TextodoEspaoReservado">
    <w:name w:val="Placeholder Text"/>
    <w:basedOn w:val="Fontepargpadro"/>
    <w:uiPriority w:val="99"/>
    <w:semiHidden/>
    <w:rsid w:val="00F91BD6"/>
    <w:rPr>
      <w:color w:val="808080"/>
    </w:rPr>
  </w:style>
  <w:style w:type="paragraph" w:styleId="Legenda">
    <w:name w:val="caption"/>
    <w:basedOn w:val="Normal"/>
    <w:next w:val="Normal"/>
    <w:uiPriority w:val="35"/>
    <w:unhideWhenUsed/>
    <w:qFormat/>
    <w:rsid w:val="00077C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851812">
      <w:bodyDiv w:val="1"/>
      <w:marLeft w:val="0"/>
      <w:marRight w:val="0"/>
      <w:marTop w:val="0"/>
      <w:marBottom w:val="0"/>
      <w:divBdr>
        <w:top w:val="none" w:sz="0" w:space="0" w:color="auto"/>
        <w:left w:val="none" w:sz="0" w:space="0" w:color="auto"/>
        <w:bottom w:val="none" w:sz="0" w:space="0" w:color="auto"/>
        <w:right w:val="none" w:sz="0" w:space="0" w:color="auto"/>
      </w:divBdr>
    </w:div>
    <w:div w:id="920679044">
      <w:bodyDiv w:val="1"/>
      <w:marLeft w:val="0"/>
      <w:marRight w:val="0"/>
      <w:marTop w:val="0"/>
      <w:marBottom w:val="0"/>
      <w:divBdr>
        <w:top w:val="none" w:sz="0" w:space="0" w:color="auto"/>
        <w:left w:val="none" w:sz="0" w:space="0" w:color="auto"/>
        <w:bottom w:val="none" w:sz="0" w:space="0" w:color="auto"/>
        <w:right w:val="none" w:sz="0" w:space="0" w:color="auto"/>
      </w:divBdr>
    </w:div>
    <w:div w:id="1083527080">
      <w:bodyDiv w:val="1"/>
      <w:marLeft w:val="0"/>
      <w:marRight w:val="0"/>
      <w:marTop w:val="0"/>
      <w:marBottom w:val="0"/>
      <w:divBdr>
        <w:top w:val="none" w:sz="0" w:space="0" w:color="auto"/>
        <w:left w:val="none" w:sz="0" w:space="0" w:color="auto"/>
        <w:bottom w:val="none" w:sz="0" w:space="0" w:color="auto"/>
        <w:right w:val="none" w:sz="0" w:space="0" w:color="auto"/>
      </w:divBdr>
    </w:div>
    <w:div w:id="1458334963">
      <w:bodyDiv w:val="1"/>
      <w:marLeft w:val="0"/>
      <w:marRight w:val="0"/>
      <w:marTop w:val="0"/>
      <w:marBottom w:val="0"/>
      <w:divBdr>
        <w:top w:val="none" w:sz="0" w:space="0" w:color="auto"/>
        <w:left w:val="none" w:sz="0" w:space="0" w:color="auto"/>
        <w:bottom w:val="none" w:sz="0" w:space="0" w:color="auto"/>
        <w:right w:val="none" w:sz="0" w:space="0" w:color="auto"/>
      </w:divBdr>
    </w:div>
    <w:div w:id="1836871711">
      <w:bodyDiv w:val="1"/>
      <w:marLeft w:val="0"/>
      <w:marRight w:val="0"/>
      <w:marTop w:val="0"/>
      <w:marBottom w:val="0"/>
      <w:divBdr>
        <w:top w:val="none" w:sz="0" w:space="0" w:color="auto"/>
        <w:left w:val="none" w:sz="0" w:space="0" w:color="auto"/>
        <w:bottom w:val="none" w:sz="0" w:space="0" w:color="auto"/>
        <w:right w:val="none" w:sz="0" w:space="0" w:color="auto"/>
      </w:divBdr>
      <w:divsChild>
        <w:div w:id="808860285">
          <w:marLeft w:val="0"/>
          <w:marRight w:val="0"/>
          <w:marTop w:val="0"/>
          <w:marBottom w:val="0"/>
          <w:divBdr>
            <w:top w:val="none" w:sz="0" w:space="0" w:color="auto"/>
            <w:left w:val="none" w:sz="0" w:space="0" w:color="auto"/>
            <w:bottom w:val="none" w:sz="0" w:space="0" w:color="auto"/>
            <w:right w:val="none" w:sz="0" w:space="0" w:color="auto"/>
          </w:divBdr>
          <w:divsChild>
            <w:div w:id="1544949185">
              <w:marLeft w:val="0"/>
              <w:marRight w:val="0"/>
              <w:marTop w:val="0"/>
              <w:marBottom w:val="0"/>
              <w:divBdr>
                <w:top w:val="none" w:sz="0" w:space="0" w:color="auto"/>
                <w:left w:val="none" w:sz="0" w:space="0" w:color="auto"/>
                <w:bottom w:val="none" w:sz="0" w:space="0" w:color="auto"/>
                <w:right w:val="none" w:sz="0" w:space="0" w:color="auto"/>
              </w:divBdr>
              <w:divsChild>
                <w:div w:id="2026009500">
                  <w:marLeft w:val="0"/>
                  <w:marRight w:val="0"/>
                  <w:marTop w:val="0"/>
                  <w:marBottom w:val="0"/>
                  <w:divBdr>
                    <w:top w:val="none" w:sz="0" w:space="0" w:color="auto"/>
                    <w:left w:val="none" w:sz="0" w:space="0" w:color="auto"/>
                    <w:bottom w:val="none" w:sz="0" w:space="0" w:color="auto"/>
                    <w:right w:val="none" w:sz="0" w:space="0" w:color="auto"/>
                  </w:divBdr>
                  <w:divsChild>
                    <w:div w:id="34020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67BFC5-EAF3-6B46-8A1A-1C7D94B75C5F}">
  <we:reference id="wa200001011" version="1.2.0.0" store="pt-BR"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F8593-47B1-F542-965E-EEBC86369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25</Pages>
  <Words>23045</Words>
  <Characters>124445</Characters>
  <Application>Microsoft Office Word</Application>
  <DocSecurity>0</DocSecurity>
  <Lines>1037</Lines>
  <Paragraphs>294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Nakamura</dc:creator>
  <cp:keywords/>
  <dc:description/>
  <cp:lastModifiedBy>Gabriel Nakamura</cp:lastModifiedBy>
  <cp:revision>579</cp:revision>
  <dcterms:created xsi:type="dcterms:W3CDTF">2021-05-06T13:15:00Z</dcterms:created>
  <dcterms:modified xsi:type="dcterms:W3CDTF">2021-10-08T20:33:00Z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http://www.zotero.org/styles/biological-journal-of-the-linnean-society</vt:lpwstr>
  </property>
  <property fmtid="{D5CDD505-2E9C-101B-9397-08002B2CF9AE}" pid="3" name="Mendeley Recent Style Name 0_1">
    <vt:lpwstr>Biological Journal of the Linnean Society</vt:lpwstr>
  </property>
  <property fmtid="{D5CDD505-2E9C-101B-9397-08002B2CF9AE}" pid="4" name="Mendeley Recent Style Id 1_1">
    <vt:lpwstr>http://www.zotero.org/styles/canadian-journal-of-fisheries-and-aquatic-sciences</vt:lpwstr>
  </property>
  <property fmtid="{D5CDD505-2E9C-101B-9397-08002B2CF9AE}" pid="5" name="Mendeley Recent Style Name 1_1">
    <vt:lpwstr>Canadian Journal of Fisheries and Aquatic Sciences</vt:lpwstr>
  </property>
  <property fmtid="{D5CDD505-2E9C-101B-9397-08002B2CF9AE}" pid="6" name="Mendeley Recent Style Id 2_1">
    <vt:lpwstr>http://www.zotero.org/styles/ecography</vt:lpwstr>
  </property>
  <property fmtid="{D5CDD505-2E9C-101B-9397-08002B2CF9AE}" pid="7" name="Mendeley Recent Style Name 2_1">
    <vt:lpwstr>Ecography</vt:lpwstr>
  </property>
  <property fmtid="{D5CDD505-2E9C-101B-9397-08002B2CF9AE}" pid="8" name="Mendeley Recent Style Id 3_1">
    <vt:lpwstr>http://www.zotero.org/styles/ecological-indicators</vt:lpwstr>
  </property>
  <property fmtid="{D5CDD505-2E9C-101B-9397-08002B2CF9AE}" pid="9" name="Mendeley Recent Style Name 3_1">
    <vt:lpwstr>Ecological Indicators</vt:lpwstr>
  </property>
  <property fmtid="{D5CDD505-2E9C-101B-9397-08002B2CF9AE}" pid="10" name="Mendeley Recent Style Id 4_1">
    <vt:lpwstr>http://www.zotero.org/styles/ecological-informatics</vt:lpwstr>
  </property>
  <property fmtid="{D5CDD505-2E9C-101B-9397-08002B2CF9AE}" pid="11" name="Mendeley Recent Style Name 4_1">
    <vt:lpwstr>Ecological Informatics</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http://www.zotero.org/styles/elsevier-vancouver</vt:lpwstr>
  </property>
  <property fmtid="{D5CDD505-2E9C-101B-9397-08002B2CF9AE}" pid="15" name="Mendeley Recent Style Name 6_1">
    <vt:lpwstr>Elsevier - Vancouver</vt:lpwstr>
  </property>
  <property fmtid="{D5CDD505-2E9C-101B-9397-08002B2CF9AE}" pid="16" name="Mendeley Recent Style Id 7_1">
    <vt:lpwstr>http://www.zotero.org/styles/oecologia</vt:lpwstr>
  </property>
  <property fmtid="{D5CDD505-2E9C-101B-9397-08002B2CF9AE}" pid="17" name="Mendeley Recent Style Name 7_1">
    <vt:lpwstr>Oecologia</vt:lpwstr>
  </property>
  <property fmtid="{D5CDD505-2E9C-101B-9397-08002B2CF9AE}" pid="18" name="Mendeley Recent Style Id 8_1">
    <vt:lpwstr>http://www.zotero.org/styles/oikos</vt:lpwstr>
  </property>
  <property fmtid="{D5CDD505-2E9C-101B-9397-08002B2CF9AE}" pid="19" name="Mendeley Recent Style Name 8_1">
    <vt:lpwstr>Oikos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http://www.zotero.org/styles/ecological-informatics</vt:lpwstr>
  </property>
  <property fmtid="{D5CDD505-2E9C-101B-9397-08002B2CF9AE}" pid="24" name="Mendeley Unique User Id_1">
    <vt:lpwstr>5dcd8991-9fd4-323d-aec5-c93fff0cdbf2</vt:lpwstr>
  </property>
  <property fmtid="{D5CDD505-2E9C-101B-9397-08002B2CF9AE}" pid="25" name="grammarly_documentId">
    <vt:lpwstr>documentId_9626</vt:lpwstr>
  </property>
  <property fmtid="{D5CDD505-2E9C-101B-9397-08002B2CF9AE}" pid="26" name="grammarly_documentContext">
    <vt:lpwstr>{"goals":[],"domain":"general","emotions":[],"dialect":"american"}</vt:lpwstr>
  </property>
</Properties>
</file>